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581E4E" w14:textId="5D284CA4" w:rsidR="009E4587" w:rsidRPr="00771618" w:rsidRDefault="009E4587" w:rsidP="00771618">
      <w:pPr>
        <w:rPr>
          <w:rStyle w:val="BookTitle"/>
        </w:rPr>
      </w:pPr>
      <w:bookmarkStart w:id="0" w:name="_GoBack"/>
      <w:bookmarkEnd w:id="0"/>
      <w:r w:rsidRPr="00771618">
        <w:rPr>
          <w:rStyle w:val="BookTitle"/>
        </w:rPr>
        <w:t xml:space="preserve">Chapter </w:t>
      </w:r>
      <w:r w:rsidR="00AF5D4E">
        <w:rPr>
          <w:rStyle w:val="BookTitle"/>
        </w:rPr>
        <w:t>4</w:t>
      </w:r>
      <w:r w:rsidR="00B41446">
        <w:rPr>
          <w:rStyle w:val="BookTitle"/>
        </w:rPr>
        <w:t>D</w:t>
      </w:r>
      <w:r w:rsidRPr="00771618">
        <w:rPr>
          <w:rStyle w:val="BookTitle"/>
        </w:rPr>
        <w:t xml:space="preserve">: </w:t>
      </w:r>
      <w:r w:rsidR="00C7738E">
        <w:rPr>
          <w:rStyle w:val="BookTitle"/>
        </w:rPr>
        <w:t>BLE</w:t>
      </w:r>
      <w:r w:rsidR="002219B7">
        <w:rPr>
          <w:rStyle w:val="BookTitle"/>
        </w:rPr>
        <w:t xml:space="preserve"> </w:t>
      </w:r>
      <w:r w:rsidR="00B41446">
        <w:rPr>
          <w:rStyle w:val="BookTitle"/>
        </w:rPr>
        <w:t>Central</w:t>
      </w:r>
      <w:r w:rsidR="002219B7">
        <w:rPr>
          <w:rStyle w:val="BookTitle"/>
        </w:rPr>
        <w:t>s</w:t>
      </w:r>
    </w:p>
    <w:p w14:paraId="251E15F0" w14:textId="6E2BDC3C" w:rsidR="00771618" w:rsidRPr="00771618" w:rsidRDefault="00771618" w:rsidP="00771618">
      <w:r>
        <w:t>Time</w:t>
      </w:r>
      <w:r w:rsidR="00C01206">
        <w:t>:</w:t>
      </w:r>
      <w:r>
        <w:t xml:space="preserve"> </w:t>
      </w:r>
      <w:r w:rsidR="00AA5297">
        <w:t>2</w:t>
      </w:r>
      <w:r w:rsidR="00A671B0">
        <w:t xml:space="preserve"> ½ </w:t>
      </w:r>
      <w:r>
        <w:t>Hours</w:t>
      </w:r>
    </w:p>
    <w:p w14:paraId="4F956631" w14:textId="5FE47BAF" w:rsidR="00612A35" w:rsidRDefault="002219B7" w:rsidP="00612A35">
      <w:r>
        <w:t xml:space="preserve">This chapter </w:t>
      </w:r>
      <w:r w:rsidR="00A75DA4">
        <w:t>introduces you to the Central side of the BLE connection.  By the end of this chapter you should be able to create a BLE Central that finds the right BLE Peripheral, connects to it, Reads</w:t>
      </w:r>
      <w:r w:rsidR="001B491A">
        <w:t xml:space="preserve">, </w:t>
      </w:r>
      <w:r w:rsidR="00A75DA4">
        <w:t xml:space="preserve">Writes and </w:t>
      </w:r>
      <w:r w:rsidR="001B491A">
        <w:t>Enables/Handles</w:t>
      </w:r>
      <w:r w:rsidR="00066563">
        <w:t xml:space="preserve"> notifications.  It should also be able to perform the GATT Service </w:t>
      </w:r>
      <w:r w:rsidR="00793F2D">
        <w:t xml:space="preserve">Discovery </w:t>
      </w:r>
      <w:r w:rsidR="00066563">
        <w:t xml:space="preserve">Procedure to find the </w:t>
      </w:r>
      <w:r w:rsidR="001B491A">
        <w:t>H</w:t>
      </w:r>
      <w:r w:rsidR="00066563">
        <w:t>andles of the Services, Characteristics and Descriptors on the GATT Server.</w:t>
      </w:r>
    </w:p>
    <w:p w14:paraId="25150C40" w14:textId="77777777" w:rsidR="007138BF" w:rsidRDefault="007138BF" w:rsidP="00612A35"/>
    <w:p w14:paraId="1D45E216" w14:textId="6FC26858" w:rsidR="00C01206"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C01206">
        <w:rPr>
          <w:noProof/>
        </w:rPr>
        <w:t>4D.1</w:t>
      </w:r>
      <w:r w:rsidR="00C01206">
        <w:rPr>
          <w:rFonts w:asciiTheme="minorHAnsi" w:eastAsiaTheme="minorEastAsia" w:hAnsiTheme="minorHAnsi"/>
          <w:b w:val="0"/>
          <w:bCs w:val="0"/>
          <w:caps w:val="0"/>
          <w:noProof/>
        </w:rPr>
        <w:tab/>
      </w:r>
      <w:r w:rsidR="00C01206">
        <w:rPr>
          <w:noProof/>
        </w:rPr>
        <w:t>GAP Roles, the Observer and the Central</w:t>
      </w:r>
      <w:r w:rsidR="00C01206">
        <w:rPr>
          <w:noProof/>
        </w:rPr>
        <w:tab/>
      </w:r>
      <w:r w:rsidR="00C01206">
        <w:rPr>
          <w:noProof/>
        </w:rPr>
        <w:fldChar w:fldCharType="begin"/>
      </w:r>
      <w:r w:rsidR="00C01206">
        <w:rPr>
          <w:noProof/>
        </w:rPr>
        <w:instrText xml:space="preserve"> PAGEREF _Toc530072139 \h </w:instrText>
      </w:r>
      <w:r w:rsidR="00C01206">
        <w:rPr>
          <w:noProof/>
        </w:rPr>
      </w:r>
      <w:r w:rsidR="00C01206">
        <w:rPr>
          <w:noProof/>
        </w:rPr>
        <w:fldChar w:fldCharType="separate"/>
      </w:r>
      <w:r w:rsidR="003D4FE3">
        <w:rPr>
          <w:noProof/>
        </w:rPr>
        <w:t>2</w:t>
      </w:r>
      <w:r w:rsidR="00C01206">
        <w:rPr>
          <w:noProof/>
        </w:rPr>
        <w:fldChar w:fldCharType="end"/>
      </w:r>
    </w:p>
    <w:p w14:paraId="1CFF30D9" w14:textId="360B572F" w:rsidR="00C01206" w:rsidRDefault="00C01206">
      <w:pPr>
        <w:pStyle w:val="TOC1"/>
        <w:rPr>
          <w:rFonts w:asciiTheme="minorHAnsi" w:eastAsiaTheme="minorEastAsia" w:hAnsiTheme="minorHAnsi"/>
          <w:b w:val="0"/>
          <w:bCs w:val="0"/>
          <w:caps w:val="0"/>
          <w:noProof/>
        </w:rPr>
      </w:pPr>
      <w:r>
        <w:rPr>
          <w:noProof/>
        </w:rPr>
        <w:t>4D.2</w:t>
      </w:r>
      <w:r>
        <w:rPr>
          <w:rFonts w:asciiTheme="minorHAnsi" w:eastAsiaTheme="minorEastAsia" w:hAnsiTheme="minorHAnsi"/>
          <w:b w:val="0"/>
          <w:bCs w:val="0"/>
          <w:caps w:val="0"/>
          <w:noProof/>
        </w:rPr>
        <w:tab/>
      </w:r>
      <w:r>
        <w:rPr>
          <w:noProof/>
        </w:rPr>
        <w:t>Scanning</w:t>
      </w:r>
      <w:r>
        <w:rPr>
          <w:noProof/>
        </w:rPr>
        <w:tab/>
      </w:r>
      <w:r>
        <w:rPr>
          <w:noProof/>
        </w:rPr>
        <w:fldChar w:fldCharType="begin"/>
      </w:r>
      <w:r>
        <w:rPr>
          <w:noProof/>
        </w:rPr>
        <w:instrText xml:space="preserve"> PAGEREF _Toc530072140 \h </w:instrText>
      </w:r>
      <w:r>
        <w:rPr>
          <w:noProof/>
        </w:rPr>
      </w:r>
      <w:r>
        <w:rPr>
          <w:noProof/>
        </w:rPr>
        <w:fldChar w:fldCharType="separate"/>
      </w:r>
      <w:r w:rsidR="003D4FE3">
        <w:rPr>
          <w:noProof/>
        </w:rPr>
        <w:t>2</w:t>
      </w:r>
      <w:r>
        <w:rPr>
          <w:noProof/>
        </w:rPr>
        <w:fldChar w:fldCharType="end"/>
      </w:r>
    </w:p>
    <w:p w14:paraId="0501B9EB" w14:textId="184AD4E3" w:rsidR="00C01206" w:rsidRDefault="00C01206">
      <w:pPr>
        <w:pStyle w:val="TOC1"/>
        <w:rPr>
          <w:rFonts w:asciiTheme="minorHAnsi" w:eastAsiaTheme="minorEastAsia" w:hAnsiTheme="minorHAnsi"/>
          <w:b w:val="0"/>
          <w:bCs w:val="0"/>
          <w:caps w:val="0"/>
          <w:noProof/>
        </w:rPr>
      </w:pPr>
      <w:r>
        <w:rPr>
          <w:noProof/>
        </w:rPr>
        <w:t>4D.3</w:t>
      </w:r>
      <w:r>
        <w:rPr>
          <w:rFonts w:asciiTheme="minorHAnsi" w:eastAsiaTheme="minorEastAsia" w:hAnsiTheme="minorHAnsi"/>
          <w:b w:val="0"/>
          <w:bCs w:val="0"/>
          <w:caps w:val="0"/>
          <w:noProof/>
        </w:rPr>
        <w:tab/>
      </w:r>
      <w:r>
        <w:rPr>
          <w:noProof/>
        </w:rPr>
        <w:t>Connecting, Pairing, and Encrypting</w:t>
      </w:r>
      <w:r>
        <w:rPr>
          <w:noProof/>
        </w:rPr>
        <w:tab/>
      </w:r>
      <w:r>
        <w:rPr>
          <w:noProof/>
        </w:rPr>
        <w:fldChar w:fldCharType="begin"/>
      </w:r>
      <w:r>
        <w:rPr>
          <w:noProof/>
        </w:rPr>
        <w:instrText xml:space="preserve"> PAGEREF _Toc530072141 \h </w:instrText>
      </w:r>
      <w:r>
        <w:rPr>
          <w:noProof/>
        </w:rPr>
      </w:r>
      <w:r>
        <w:rPr>
          <w:noProof/>
        </w:rPr>
        <w:fldChar w:fldCharType="separate"/>
      </w:r>
      <w:r w:rsidR="003D4FE3">
        <w:rPr>
          <w:noProof/>
        </w:rPr>
        <w:t>5</w:t>
      </w:r>
      <w:r>
        <w:rPr>
          <w:noProof/>
        </w:rPr>
        <w:fldChar w:fldCharType="end"/>
      </w:r>
    </w:p>
    <w:p w14:paraId="2E4631FB" w14:textId="68BD1107" w:rsidR="00C01206" w:rsidRDefault="00C01206">
      <w:pPr>
        <w:pStyle w:val="TOC1"/>
        <w:rPr>
          <w:rFonts w:asciiTheme="minorHAnsi" w:eastAsiaTheme="minorEastAsia" w:hAnsiTheme="minorHAnsi"/>
          <w:b w:val="0"/>
          <w:bCs w:val="0"/>
          <w:caps w:val="0"/>
          <w:noProof/>
        </w:rPr>
      </w:pPr>
      <w:r>
        <w:rPr>
          <w:noProof/>
        </w:rPr>
        <w:t>4D.4</w:t>
      </w:r>
      <w:r>
        <w:rPr>
          <w:rFonts w:asciiTheme="minorHAnsi" w:eastAsiaTheme="minorEastAsia" w:hAnsiTheme="minorHAnsi"/>
          <w:b w:val="0"/>
          <w:bCs w:val="0"/>
          <w:caps w:val="0"/>
          <w:noProof/>
        </w:rPr>
        <w:tab/>
      </w:r>
      <w:r>
        <w:rPr>
          <w:noProof/>
        </w:rPr>
        <w:t>Attribute Protocol &amp; More GATT Procedures</w:t>
      </w:r>
      <w:r>
        <w:rPr>
          <w:noProof/>
        </w:rPr>
        <w:tab/>
      </w:r>
      <w:r>
        <w:rPr>
          <w:noProof/>
        </w:rPr>
        <w:fldChar w:fldCharType="begin"/>
      </w:r>
      <w:r>
        <w:rPr>
          <w:noProof/>
        </w:rPr>
        <w:instrText xml:space="preserve"> PAGEREF _Toc530072142 \h </w:instrText>
      </w:r>
      <w:r>
        <w:rPr>
          <w:noProof/>
        </w:rPr>
      </w:r>
      <w:r>
        <w:rPr>
          <w:noProof/>
        </w:rPr>
        <w:fldChar w:fldCharType="separate"/>
      </w:r>
      <w:r w:rsidR="003D4FE3">
        <w:rPr>
          <w:noProof/>
        </w:rPr>
        <w:t>7</w:t>
      </w:r>
      <w:r>
        <w:rPr>
          <w:noProof/>
        </w:rPr>
        <w:fldChar w:fldCharType="end"/>
      </w:r>
    </w:p>
    <w:p w14:paraId="55F83A35" w14:textId="063923FE" w:rsidR="00C01206" w:rsidRDefault="00C01206">
      <w:pPr>
        <w:pStyle w:val="TOC2"/>
        <w:rPr>
          <w:rFonts w:asciiTheme="minorHAnsi" w:eastAsiaTheme="minorEastAsia" w:hAnsiTheme="minorHAnsi"/>
          <w:smallCaps w:val="0"/>
          <w:noProof/>
          <w:sz w:val="22"/>
        </w:rPr>
      </w:pPr>
      <w:r>
        <w:rPr>
          <w:noProof/>
        </w:rPr>
        <w:t>4D.4.1 GATT Library</w:t>
      </w:r>
      <w:r>
        <w:rPr>
          <w:noProof/>
        </w:rPr>
        <w:tab/>
      </w:r>
      <w:r>
        <w:rPr>
          <w:noProof/>
        </w:rPr>
        <w:fldChar w:fldCharType="begin"/>
      </w:r>
      <w:r>
        <w:rPr>
          <w:noProof/>
        </w:rPr>
        <w:instrText xml:space="preserve"> PAGEREF _Toc530072143 \h </w:instrText>
      </w:r>
      <w:r>
        <w:rPr>
          <w:noProof/>
        </w:rPr>
      </w:r>
      <w:r>
        <w:rPr>
          <w:noProof/>
        </w:rPr>
        <w:fldChar w:fldCharType="separate"/>
      </w:r>
      <w:r w:rsidR="003D4FE3">
        <w:rPr>
          <w:noProof/>
        </w:rPr>
        <w:t>8</w:t>
      </w:r>
      <w:r>
        <w:rPr>
          <w:noProof/>
        </w:rPr>
        <w:fldChar w:fldCharType="end"/>
      </w:r>
    </w:p>
    <w:p w14:paraId="2EDDDCCB" w14:textId="35CC9793" w:rsidR="00C01206" w:rsidRDefault="00C01206">
      <w:pPr>
        <w:pStyle w:val="TOC2"/>
        <w:rPr>
          <w:rFonts w:asciiTheme="minorHAnsi" w:eastAsiaTheme="minorEastAsia" w:hAnsiTheme="minorHAnsi"/>
          <w:smallCaps w:val="0"/>
          <w:noProof/>
          <w:sz w:val="22"/>
        </w:rPr>
      </w:pPr>
      <w:r>
        <w:rPr>
          <w:noProof/>
        </w:rPr>
        <w:t>4D.4.2 GATT Client Read</w:t>
      </w:r>
      <w:r>
        <w:rPr>
          <w:noProof/>
        </w:rPr>
        <w:tab/>
      </w:r>
      <w:r>
        <w:rPr>
          <w:noProof/>
        </w:rPr>
        <w:fldChar w:fldCharType="begin"/>
      </w:r>
      <w:r>
        <w:rPr>
          <w:noProof/>
        </w:rPr>
        <w:instrText xml:space="preserve"> PAGEREF _Toc530072144 \h </w:instrText>
      </w:r>
      <w:r>
        <w:rPr>
          <w:noProof/>
        </w:rPr>
      </w:r>
      <w:r>
        <w:rPr>
          <w:noProof/>
        </w:rPr>
        <w:fldChar w:fldCharType="separate"/>
      </w:r>
      <w:r w:rsidR="003D4FE3">
        <w:rPr>
          <w:noProof/>
        </w:rPr>
        <w:t>8</w:t>
      </w:r>
      <w:r>
        <w:rPr>
          <w:noProof/>
        </w:rPr>
        <w:fldChar w:fldCharType="end"/>
      </w:r>
    </w:p>
    <w:p w14:paraId="106C33E9" w14:textId="1736DD56" w:rsidR="00C01206" w:rsidRDefault="00C01206">
      <w:pPr>
        <w:pStyle w:val="TOC2"/>
        <w:rPr>
          <w:rFonts w:asciiTheme="minorHAnsi" w:eastAsiaTheme="minorEastAsia" w:hAnsiTheme="minorHAnsi"/>
          <w:smallCaps w:val="0"/>
          <w:noProof/>
          <w:sz w:val="22"/>
        </w:rPr>
      </w:pPr>
      <w:r>
        <w:rPr>
          <w:noProof/>
        </w:rPr>
        <w:t>4D.4.3 GATT Client Write and Write Command</w:t>
      </w:r>
      <w:r>
        <w:rPr>
          <w:noProof/>
        </w:rPr>
        <w:tab/>
      </w:r>
      <w:r>
        <w:rPr>
          <w:noProof/>
        </w:rPr>
        <w:fldChar w:fldCharType="begin"/>
      </w:r>
      <w:r>
        <w:rPr>
          <w:noProof/>
        </w:rPr>
        <w:instrText xml:space="preserve"> PAGEREF _Toc530072145 \h </w:instrText>
      </w:r>
      <w:r>
        <w:rPr>
          <w:noProof/>
        </w:rPr>
      </w:r>
      <w:r>
        <w:rPr>
          <w:noProof/>
        </w:rPr>
        <w:fldChar w:fldCharType="separate"/>
      </w:r>
      <w:r w:rsidR="003D4FE3">
        <w:rPr>
          <w:noProof/>
        </w:rPr>
        <w:t>10</w:t>
      </w:r>
      <w:r>
        <w:rPr>
          <w:noProof/>
        </w:rPr>
        <w:fldChar w:fldCharType="end"/>
      </w:r>
    </w:p>
    <w:p w14:paraId="22103528" w14:textId="5DC0A9D8" w:rsidR="00C01206" w:rsidRDefault="00C01206">
      <w:pPr>
        <w:pStyle w:val="TOC2"/>
        <w:rPr>
          <w:rFonts w:asciiTheme="minorHAnsi" w:eastAsiaTheme="minorEastAsia" w:hAnsiTheme="minorHAnsi"/>
          <w:smallCaps w:val="0"/>
          <w:noProof/>
          <w:sz w:val="22"/>
        </w:rPr>
      </w:pPr>
      <w:r>
        <w:rPr>
          <w:noProof/>
        </w:rPr>
        <w:t>4D.4.4 GATT Client Notify and Indicate</w:t>
      </w:r>
      <w:r>
        <w:rPr>
          <w:noProof/>
        </w:rPr>
        <w:tab/>
      </w:r>
      <w:r>
        <w:rPr>
          <w:noProof/>
        </w:rPr>
        <w:fldChar w:fldCharType="begin"/>
      </w:r>
      <w:r>
        <w:rPr>
          <w:noProof/>
        </w:rPr>
        <w:instrText xml:space="preserve"> PAGEREF _Toc530072146 \h </w:instrText>
      </w:r>
      <w:r>
        <w:rPr>
          <w:noProof/>
        </w:rPr>
      </w:r>
      <w:r>
        <w:rPr>
          <w:noProof/>
        </w:rPr>
        <w:fldChar w:fldCharType="separate"/>
      </w:r>
      <w:r w:rsidR="003D4FE3">
        <w:rPr>
          <w:noProof/>
        </w:rPr>
        <w:t>11</w:t>
      </w:r>
      <w:r>
        <w:rPr>
          <w:noProof/>
        </w:rPr>
        <w:fldChar w:fldCharType="end"/>
      </w:r>
    </w:p>
    <w:p w14:paraId="62D40C42" w14:textId="206CB68C" w:rsidR="00C01206" w:rsidRDefault="00C01206">
      <w:pPr>
        <w:pStyle w:val="TOC2"/>
        <w:rPr>
          <w:rFonts w:asciiTheme="minorHAnsi" w:eastAsiaTheme="minorEastAsia" w:hAnsiTheme="minorHAnsi"/>
          <w:smallCaps w:val="0"/>
          <w:noProof/>
          <w:sz w:val="22"/>
        </w:rPr>
      </w:pPr>
      <w:r>
        <w:rPr>
          <w:noProof/>
        </w:rPr>
        <w:t>4D.4.5 GATT Group</w:t>
      </w:r>
      <w:r>
        <w:rPr>
          <w:noProof/>
        </w:rPr>
        <w:tab/>
      </w:r>
      <w:r>
        <w:rPr>
          <w:noProof/>
        </w:rPr>
        <w:fldChar w:fldCharType="begin"/>
      </w:r>
      <w:r>
        <w:rPr>
          <w:noProof/>
        </w:rPr>
        <w:instrText xml:space="preserve"> PAGEREF _Toc530072147 \h </w:instrText>
      </w:r>
      <w:r>
        <w:rPr>
          <w:noProof/>
        </w:rPr>
      </w:r>
      <w:r>
        <w:rPr>
          <w:noProof/>
        </w:rPr>
        <w:fldChar w:fldCharType="separate"/>
      </w:r>
      <w:r w:rsidR="003D4FE3">
        <w:rPr>
          <w:noProof/>
        </w:rPr>
        <w:t>12</w:t>
      </w:r>
      <w:r>
        <w:rPr>
          <w:noProof/>
        </w:rPr>
        <w:fldChar w:fldCharType="end"/>
      </w:r>
    </w:p>
    <w:p w14:paraId="7BE719D0" w14:textId="79867E07" w:rsidR="00C01206" w:rsidRDefault="00C01206">
      <w:pPr>
        <w:pStyle w:val="TOC2"/>
        <w:rPr>
          <w:rFonts w:asciiTheme="minorHAnsi" w:eastAsiaTheme="minorEastAsia" w:hAnsiTheme="minorHAnsi"/>
          <w:smallCaps w:val="0"/>
          <w:noProof/>
          <w:sz w:val="22"/>
        </w:rPr>
      </w:pPr>
      <w:r>
        <w:rPr>
          <w:noProof/>
        </w:rPr>
        <w:t>4D.4.6 GATT Client Read by Group Type</w:t>
      </w:r>
      <w:r>
        <w:rPr>
          <w:noProof/>
        </w:rPr>
        <w:tab/>
      </w:r>
      <w:r>
        <w:rPr>
          <w:noProof/>
        </w:rPr>
        <w:fldChar w:fldCharType="begin"/>
      </w:r>
      <w:r>
        <w:rPr>
          <w:noProof/>
        </w:rPr>
        <w:instrText xml:space="preserve"> PAGEREF _Toc530072148 \h </w:instrText>
      </w:r>
      <w:r>
        <w:rPr>
          <w:noProof/>
        </w:rPr>
      </w:r>
      <w:r>
        <w:rPr>
          <w:noProof/>
        </w:rPr>
        <w:fldChar w:fldCharType="separate"/>
      </w:r>
      <w:r w:rsidR="003D4FE3">
        <w:rPr>
          <w:noProof/>
        </w:rPr>
        <w:t>12</w:t>
      </w:r>
      <w:r>
        <w:rPr>
          <w:noProof/>
        </w:rPr>
        <w:fldChar w:fldCharType="end"/>
      </w:r>
    </w:p>
    <w:p w14:paraId="6BD63898" w14:textId="3E6B26F6" w:rsidR="00C01206" w:rsidRDefault="00C01206">
      <w:pPr>
        <w:pStyle w:val="TOC2"/>
        <w:rPr>
          <w:rFonts w:asciiTheme="minorHAnsi" w:eastAsiaTheme="minorEastAsia" w:hAnsiTheme="minorHAnsi"/>
          <w:smallCaps w:val="0"/>
          <w:noProof/>
          <w:sz w:val="22"/>
        </w:rPr>
      </w:pPr>
      <w:r>
        <w:rPr>
          <w:noProof/>
        </w:rPr>
        <w:t>4D.4.7 GATT Client Find by Type Value</w:t>
      </w:r>
      <w:r>
        <w:rPr>
          <w:noProof/>
        </w:rPr>
        <w:tab/>
      </w:r>
      <w:r>
        <w:rPr>
          <w:noProof/>
        </w:rPr>
        <w:fldChar w:fldCharType="begin"/>
      </w:r>
      <w:r>
        <w:rPr>
          <w:noProof/>
        </w:rPr>
        <w:instrText xml:space="preserve"> PAGEREF _Toc530072149 \h </w:instrText>
      </w:r>
      <w:r>
        <w:rPr>
          <w:noProof/>
        </w:rPr>
      </w:r>
      <w:r>
        <w:rPr>
          <w:noProof/>
        </w:rPr>
        <w:fldChar w:fldCharType="separate"/>
      </w:r>
      <w:r w:rsidR="003D4FE3">
        <w:rPr>
          <w:noProof/>
        </w:rPr>
        <w:t>13</w:t>
      </w:r>
      <w:r>
        <w:rPr>
          <w:noProof/>
        </w:rPr>
        <w:fldChar w:fldCharType="end"/>
      </w:r>
    </w:p>
    <w:p w14:paraId="14461F20" w14:textId="511BDADA" w:rsidR="00C01206" w:rsidRDefault="00C01206">
      <w:pPr>
        <w:pStyle w:val="TOC2"/>
        <w:rPr>
          <w:rFonts w:asciiTheme="minorHAnsi" w:eastAsiaTheme="minorEastAsia" w:hAnsiTheme="minorHAnsi"/>
          <w:smallCaps w:val="0"/>
          <w:noProof/>
          <w:sz w:val="22"/>
        </w:rPr>
      </w:pPr>
      <w:r>
        <w:rPr>
          <w:noProof/>
        </w:rPr>
        <w:t>4D.4.8 GATT Client Read by Type</w:t>
      </w:r>
      <w:r>
        <w:rPr>
          <w:noProof/>
        </w:rPr>
        <w:tab/>
      </w:r>
      <w:r>
        <w:rPr>
          <w:noProof/>
        </w:rPr>
        <w:fldChar w:fldCharType="begin"/>
      </w:r>
      <w:r>
        <w:rPr>
          <w:noProof/>
        </w:rPr>
        <w:instrText xml:space="preserve"> PAGEREF _Toc530072150 \h </w:instrText>
      </w:r>
      <w:r>
        <w:rPr>
          <w:noProof/>
        </w:rPr>
      </w:r>
      <w:r>
        <w:rPr>
          <w:noProof/>
        </w:rPr>
        <w:fldChar w:fldCharType="separate"/>
      </w:r>
      <w:r w:rsidR="003D4FE3">
        <w:rPr>
          <w:noProof/>
        </w:rPr>
        <w:t>13</w:t>
      </w:r>
      <w:r>
        <w:rPr>
          <w:noProof/>
        </w:rPr>
        <w:fldChar w:fldCharType="end"/>
      </w:r>
    </w:p>
    <w:p w14:paraId="6124C47F" w14:textId="22FFF09B" w:rsidR="00C01206" w:rsidRDefault="00C01206">
      <w:pPr>
        <w:pStyle w:val="TOC2"/>
        <w:rPr>
          <w:rFonts w:asciiTheme="minorHAnsi" w:eastAsiaTheme="minorEastAsia" w:hAnsiTheme="minorHAnsi"/>
          <w:smallCaps w:val="0"/>
          <w:noProof/>
          <w:sz w:val="22"/>
        </w:rPr>
      </w:pPr>
      <w:r>
        <w:rPr>
          <w:noProof/>
        </w:rPr>
        <w:t>4D.4.9 GATT Client Find Information</w:t>
      </w:r>
      <w:r>
        <w:rPr>
          <w:noProof/>
        </w:rPr>
        <w:tab/>
      </w:r>
      <w:r>
        <w:rPr>
          <w:noProof/>
        </w:rPr>
        <w:fldChar w:fldCharType="begin"/>
      </w:r>
      <w:r>
        <w:rPr>
          <w:noProof/>
        </w:rPr>
        <w:instrText xml:space="preserve"> PAGEREF _Toc530072151 \h </w:instrText>
      </w:r>
      <w:r>
        <w:rPr>
          <w:noProof/>
        </w:rPr>
      </w:r>
      <w:r>
        <w:rPr>
          <w:noProof/>
        </w:rPr>
        <w:fldChar w:fldCharType="separate"/>
      </w:r>
      <w:r w:rsidR="003D4FE3">
        <w:rPr>
          <w:noProof/>
        </w:rPr>
        <w:t>14</w:t>
      </w:r>
      <w:r>
        <w:rPr>
          <w:noProof/>
        </w:rPr>
        <w:fldChar w:fldCharType="end"/>
      </w:r>
    </w:p>
    <w:p w14:paraId="5A932CFA" w14:textId="4D0D883B" w:rsidR="00C01206" w:rsidRDefault="00C01206">
      <w:pPr>
        <w:pStyle w:val="TOC1"/>
        <w:rPr>
          <w:rFonts w:asciiTheme="minorHAnsi" w:eastAsiaTheme="minorEastAsia" w:hAnsiTheme="minorHAnsi"/>
          <w:b w:val="0"/>
          <w:bCs w:val="0"/>
          <w:caps w:val="0"/>
          <w:noProof/>
        </w:rPr>
      </w:pPr>
      <w:r>
        <w:rPr>
          <w:noProof/>
        </w:rPr>
        <w:t>4D.5</w:t>
      </w:r>
      <w:r>
        <w:rPr>
          <w:rFonts w:asciiTheme="minorHAnsi" w:eastAsiaTheme="minorEastAsia" w:hAnsiTheme="minorHAnsi"/>
          <w:b w:val="0"/>
          <w:bCs w:val="0"/>
          <w:caps w:val="0"/>
          <w:noProof/>
        </w:rPr>
        <w:tab/>
      </w:r>
      <w:r>
        <w:rPr>
          <w:noProof/>
        </w:rPr>
        <w:t>GATT Procedure: Service Discovery</w:t>
      </w:r>
      <w:r>
        <w:rPr>
          <w:noProof/>
        </w:rPr>
        <w:tab/>
      </w:r>
      <w:r>
        <w:rPr>
          <w:noProof/>
        </w:rPr>
        <w:fldChar w:fldCharType="begin"/>
      </w:r>
      <w:r>
        <w:rPr>
          <w:noProof/>
        </w:rPr>
        <w:instrText xml:space="preserve"> PAGEREF _Toc530072152 \h </w:instrText>
      </w:r>
      <w:r>
        <w:rPr>
          <w:noProof/>
        </w:rPr>
      </w:r>
      <w:r>
        <w:rPr>
          <w:noProof/>
        </w:rPr>
        <w:fldChar w:fldCharType="separate"/>
      </w:r>
      <w:r w:rsidR="003D4FE3">
        <w:rPr>
          <w:noProof/>
        </w:rPr>
        <w:t>15</w:t>
      </w:r>
      <w:r>
        <w:rPr>
          <w:noProof/>
        </w:rPr>
        <w:fldChar w:fldCharType="end"/>
      </w:r>
    </w:p>
    <w:p w14:paraId="5B3161CA" w14:textId="221223E7" w:rsidR="00C01206" w:rsidRDefault="00C01206">
      <w:pPr>
        <w:pStyle w:val="TOC2"/>
        <w:rPr>
          <w:rFonts w:asciiTheme="minorHAnsi" w:eastAsiaTheme="minorEastAsia" w:hAnsiTheme="minorHAnsi"/>
          <w:smallCaps w:val="0"/>
          <w:noProof/>
          <w:sz w:val="22"/>
        </w:rPr>
      </w:pPr>
      <w:r>
        <w:rPr>
          <w:noProof/>
        </w:rPr>
        <w:t>4D.5.1 Service Discovery Algorithm</w:t>
      </w:r>
      <w:r>
        <w:rPr>
          <w:noProof/>
        </w:rPr>
        <w:tab/>
      </w:r>
      <w:r>
        <w:rPr>
          <w:noProof/>
        </w:rPr>
        <w:fldChar w:fldCharType="begin"/>
      </w:r>
      <w:r>
        <w:rPr>
          <w:noProof/>
        </w:rPr>
        <w:instrText xml:space="preserve"> PAGEREF _Toc530072153 \h </w:instrText>
      </w:r>
      <w:r>
        <w:rPr>
          <w:noProof/>
        </w:rPr>
      </w:r>
      <w:r>
        <w:rPr>
          <w:noProof/>
        </w:rPr>
        <w:fldChar w:fldCharType="separate"/>
      </w:r>
      <w:r w:rsidR="003D4FE3">
        <w:rPr>
          <w:noProof/>
        </w:rPr>
        <w:t>15</w:t>
      </w:r>
      <w:r>
        <w:rPr>
          <w:noProof/>
        </w:rPr>
        <w:fldChar w:fldCharType="end"/>
      </w:r>
    </w:p>
    <w:p w14:paraId="10815C9A" w14:textId="43C86C75" w:rsidR="00C01206" w:rsidRDefault="00C01206">
      <w:pPr>
        <w:pStyle w:val="TOC2"/>
        <w:rPr>
          <w:rFonts w:asciiTheme="minorHAnsi" w:eastAsiaTheme="minorEastAsia" w:hAnsiTheme="minorHAnsi"/>
          <w:smallCaps w:val="0"/>
          <w:noProof/>
          <w:sz w:val="22"/>
        </w:rPr>
      </w:pPr>
      <w:r>
        <w:rPr>
          <w:noProof/>
        </w:rPr>
        <w:t>4D.5.2 WICED Service Discovery</w:t>
      </w:r>
      <w:r>
        <w:rPr>
          <w:noProof/>
        </w:rPr>
        <w:tab/>
      </w:r>
      <w:r>
        <w:rPr>
          <w:noProof/>
        </w:rPr>
        <w:fldChar w:fldCharType="begin"/>
      </w:r>
      <w:r>
        <w:rPr>
          <w:noProof/>
        </w:rPr>
        <w:instrText xml:space="preserve"> PAGEREF _Toc530072154 \h </w:instrText>
      </w:r>
      <w:r>
        <w:rPr>
          <w:noProof/>
        </w:rPr>
      </w:r>
      <w:r>
        <w:rPr>
          <w:noProof/>
        </w:rPr>
        <w:fldChar w:fldCharType="separate"/>
      </w:r>
      <w:r w:rsidR="003D4FE3">
        <w:rPr>
          <w:noProof/>
        </w:rPr>
        <w:t>15</w:t>
      </w:r>
      <w:r>
        <w:rPr>
          <w:noProof/>
        </w:rPr>
        <w:fldChar w:fldCharType="end"/>
      </w:r>
    </w:p>
    <w:p w14:paraId="4DCA27BB" w14:textId="3A7DD684" w:rsidR="00C01206" w:rsidRDefault="00C01206">
      <w:pPr>
        <w:pStyle w:val="TOC1"/>
        <w:rPr>
          <w:rFonts w:asciiTheme="minorHAnsi" w:eastAsiaTheme="minorEastAsia" w:hAnsiTheme="minorHAnsi"/>
          <w:b w:val="0"/>
          <w:bCs w:val="0"/>
          <w:caps w:val="0"/>
          <w:noProof/>
        </w:rPr>
      </w:pPr>
      <w:r>
        <w:rPr>
          <w:noProof/>
        </w:rPr>
        <w:t>4D.6</w:t>
      </w:r>
      <w:r>
        <w:rPr>
          <w:rFonts w:asciiTheme="minorHAnsi" w:eastAsiaTheme="minorEastAsia" w:hAnsiTheme="minorHAnsi"/>
          <w:b w:val="0"/>
          <w:bCs w:val="0"/>
          <w:caps w:val="0"/>
          <w:noProof/>
        </w:rPr>
        <w:tab/>
      </w:r>
      <w:r>
        <w:rPr>
          <w:noProof/>
        </w:rPr>
        <w:t>Running a GATT Server</w:t>
      </w:r>
      <w:r>
        <w:rPr>
          <w:noProof/>
        </w:rPr>
        <w:tab/>
      </w:r>
      <w:r>
        <w:rPr>
          <w:noProof/>
        </w:rPr>
        <w:fldChar w:fldCharType="begin"/>
      </w:r>
      <w:r>
        <w:rPr>
          <w:noProof/>
        </w:rPr>
        <w:instrText xml:space="preserve"> PAGEREF _Toc530072155 \h </w:instrText>
      </w:r>
      <w:r>
        <w:rPr>
          <w:noProof/>
        </w:rPr>
      </w:r>
      <w:r>
        <w:rPr>
          <w:noProof/>
        </w:rPr>
        <w:fldChar w:fldCharType="separate"/>
      </w:r>
      <w:r w:rsidR="003D4FE3">
        <w:rPr>
          <w:noProof/>
        </w:rPr>
        <w:t>17</w:t>
      </w:r>
      <w:r>
        <w:rPr>
          <w:noProof/>
        </w:rPr>
        <w:fldChar w:fldCharType="end"/>
      </w:r>
    </w:p>
    <w:p w14:paraId="5F631C14" w14:textId="47F0EBDF" w:rsidR="00C01206" w:rsidRDefault="00C01206">
      <w:pPr>
        <w:pStyle w:val="TOC1"/>
        <w:rPr>
          <w:rFonts w:asciiTheme="minorHAnsi" w:eastAsiaTheme="minorEastAsia" w:hAnsiTheme="minorHAnsi"/>
          <w:b w:val="0"/>
          <w:bCs w:val="0"/>
          <w:caps w:val="0"/>
          <w:noProof/>
        </w:rPr>
      </w:pPr>
      <w:r>
        <w:rPr>
          <w:noProof/>
        </w:rPr>
        <w:t>4D.7</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_Toc530072156 \h </w:instrText>
      </w:r>
      <w:r>
        <w:rPr>
          <w:noProof/>
        </w:rPr>
      </w:r>
      <w:r>
        <w:rPr>
          <w:noProof/>
        </w:rPr>
        <w:fldChar w:fldCharType="separate"/>
      </w:r>
      <w:r w:rsidR="003D4FE3">
        <w:rPr>
          <w:noProof/>
        </w:rPr>
        <w:t>18</w:t>
      </w:r>
      <w:r>
        <w:rPr>
          <w:noProof/>
        </w:rPr>
        <w:fldChar w:fldCharType="end"/>
      </w:r>
    </w:p>
    <w:p w14:paraId="783921B9" w14:textId="08346E70" w:rsidR="00C01206" w:rsidRDefault="00C01206">
      <w:pPr>
        <w:pStyle w:val="TOC2"/>
        <w:rPr>
          <w:rFonts w:asciiTheme="minorHAnsi" w:eastAsiaTheme="minorEastAsia" w:hAnsiTheme="minorHAnsi"/>
          <w:smallCaps w:val="0"/>
          <w:noProof/>
          <w:sz w:val="22"/>
        </w:rPr>
      </w:pPr>
      <w:r>
        <w:rPr>
          <w:noProof/>
        </w:rPr>
        <w:t>Exercise - 4D.1 Make an Observer</w:t>
      </w:r>
      <w:r>
        <w:rPr>
          <w:noProof/>
        </w:rPr>
        <w:tab/>
      </w:r>
      <w:r>
        <w:rPr>
          <w:noProof/>
        </w:rPr>
        <w:fldChar w:fldCharType="begin"/>
      </w:r>
      <w:r>
        <w:rPr>
          <w:noProof/>
        </w:rPr>
        <w:instrText xml:space="preserve"> PAGEREF _Toc530072157 \h </w:instrText>
      </w:r>
      <w:r>
        <w:rPr>
          <w:noProof/>
        </w:rPr>
      </w:r>
      <w:r>
        <w:rPr>
          <w:noProof/>
        </w:rPr>
        <w:fldChar w:fldCharType="separate"/>
      </w:r>
      <w:r w:rsidR="003D4FE3">
        <w:rPr>
          <w:noProof/>
        </w:rPr>
        <w:t>18</w:t>
      </w:r>
      <w:r>
        <w:rPr>
          <w:noProof/>
        </w:rPr>
        <w:fldChar w:fldCharType="end"/>
      </w:r>
    </w:p>
    <w:p w14:paraId="42CFBD14" w14:textId="104EF2E1" w:rsidR="00C01206" w:rsidRDefault="00C01206">
      <w:pPr>
        <w:pStyle w:val="TOC2"/>
        <w:rPr>
          <w:rFonts w:asciiTheme="minorHAnsi" w:eastAsiaTheme="minorEastAsia" w:hAnsiTheme="minorHAnsi"/>
          <w:smallCaps w:val="0"/>
          <w:noProof/>
          <w:sz w:val="22"/>
        </w:rPr>
      </w:pPr>
      <w:r>
        <w:rPr>
          <w:noProof/>
        </w:rPr>
        <w:t>Exercise - 4D.2 Read the Device Name to show only your Peripheral device's Info</w:t>
      </w:r>
      <w:r>
        <w:rPr>
          <w:noProof/>
        </w:rPr>
        <w:tab/>
      </w:r>
      <w:r>
        <w:rPr>
          <w:noProof/>
        </w:rPr>
        <w:fldChar w:fldCharType="begin"/>
      </w:r>
      <w:r>
        <w:rPr>
          <w:noProof/>
        </w:rPr>
        <w:instrText xml:space="preserve"> PAGEREF _Toc530072158 \h </w:instrText>
      </w:r>
      <w:r>
        <w:rPr>
          <w:noProof/>
        </w:rPr>
      </w:r>
      <w:r>
        <w:rPr>
          <w:noProof/>
        </w:rPr>
        <w:fldChar w:fldCharType="separate"/>
      </w:r>
      <w:r w:rsidR="003D4FE3">
        <w:rPr>
          <w:noProof/>
        </w:rPr>
        <w:t>19</w:t>
      </w:r>
      <w:r>
        <w:rPr>
          <w:noProof/>
        </w:rPr>
        <w:fldChar w:fldCharType="end"/>
      </w:r>
    </w:p>
    <w:p w14:paraId="3695804F" w14:textId="0462C62E" w:rsidR="00C01206" w:rsidRDefault="00C01206">
      <w:pPr>
        <w:pStyle w:val="TOC2"/>
        <w:rPr>
          <w:rFonts w:asciiTheme="minorHAnsi" w:eastAsiaTheme="minorEastAsia" w:hAnsiTheme="minorHAnsi"/>
          <w:smallCaps w:val="0"/>
          <w:noProof/>
          <w:sz w:val="22"/>
        </w:rPr>
      </w:pPr>
      <w:r>
        <w:rPr>
          <w:noProof/>
        </w:rPr>
        <w:t>Exercise - 4D.3 Update to connect to your Peripheral device &amp; turn on/off the LED</w:t>
      </w:r>
      <w:r>
        <w:rPr>
          <w:noProof/>
        </w:rPr>
        <w:tab/>
      </w:r>
      <w:r>
        <w:rPr>
          <w:noProof/>
        </w:rPr>
        <w:fldChar w:fldCharType="begin"/>
      </w:r>
      <w:r>
        <w:rPr>
          <w:noProof/>
        </w:rPr>
        <w:instrText xml:space="preserve"> PAGEREF _Toc530072159 \h </w:instrText>
      </w:r>
      <w:r>
        <w:rPr>
          <w:noProof/>
        </w:rPr>
      </w:r>
      <w:r>
        <w:rPr>
          <w:noProof/>
        </w:rPr>
        <w:fldChar w:fldCharType="separate"/>
      </w:r>
      <w:r w:rsidR="003D4FE3">
        <w:rPr>
          <w:noProof/>
        </w:rPr>
        <w:t>20</w:t>
      </w:r>
      <w:r>
        <w:rPr>
          <w:noProof/>
        </w:rPr>
        <w:fldChar w:fldCharType="end"/>
      </w:r>
    </w:p>
    <w:p w14:paraId="20681A96" w14:textId="73243E18" w:rsidR="00C01206" w:rsidRDefault="00C01206">
      <w:pPr>
        <w:pStyle w:val="TOC2"/>
        <w:rPr>
          <w:rFonts w:asciiTheme="minorHAnsi" w:eastAsiaTheme="minorEastAsia" w:hAnsiTheme="minorHAnsi"/>
          <w:smallCaps w:val="0"/>
          <w:noProof/>
          <w:sz w:val="22"/>
        </w:rPr>
      </w:pPr>
      <w:r>
        <w:rPr>
          <w:noProof/>
        </w:rPr>
        <w:t>Exercise - 4D.4 (Advanced) Add keys to turn the CCCD on/off</w:t>
      </w:r>
      <w:r>
        <w:rPr>
          <w:noProof/>
        </w:rPr>
        <w:tab/>
      </w:r>
      <w:r>
        <w:rPr>
          <w:noProof/>
        </w:rPr>
        <w:fldChar w:fldCharType="begin"/>
      </w:r>
      <w:r>
        <w:rPr>
          <w:noProof/>
        </w:rPr>
        <w:instrText xml:space="preserve"> PAGEREF _Toc530072160 \h </w:instrText>
      </w:r>
      <w:r>
        <w:rPr>
          <w:noProof/>
        </w:rPr>
      </w:r>
      <w:r>
        <w:rPr>
          <w:noProof/>
        </w:rPr>
        <w:fldChar w:fldCharType="separate"/>
      </w:r>
      <w:r w:rsidR="003D4FE3">
        <w:rPr>
          <w:noProof/>
        </w:rPr>
        <w:t>22</w:t>
      </w:r>
      <w:r>
        <w:rPr>
          <w:noProof/>
        </w:rPr>
        <w:fldChar w:fldCharType="end"/>
      </w:r>
    </w:p>
    <w:p w14:paraId="54D0B5B2" w14:textId="53246858" w:rsidR="00C01206" w:rsidRDefault="00C01206">
      <w:pPr>
        <w:pStyle w:val="TOC2"/>
        <w:rPr>
          <w:rFonts w:asciiTheme="minorHAnsi" w:eastAsiaTheme="minorEastAsia" w:hAnsiTheme="minorHAnsi"/>
          <w:smallCaps w:val="0"/>
          <w:noProof/>
          <w:sz w:val="22"/>
        </w:rPr>
      </w:pPr>
      <w:r>
        <w:rPr>
          <w:noProof/>
        </w:rPr>
        <w:t>Exercise - 4D.5 (Advanced) Make your Central do Service Discovery</w:t>
      </w:r>
      <w:r>
        <w:rPr>
          <w:noProof/>
        </w:rPr>
        <w:tab/>
      </w:r>
      <w:r>
        <w:rPr>
          <w:noProof/>
        </w:rPr>
        <w:fldChar w:fldCharType="begin"/>
      </w:r>
      <w:r>
        <w:rPr>
          <w:noProof/>
        </w:rPr>
        <w:instrText xml:space="preserve"> PAGEREF _Toc530072161 \h </w:instrText>
      </w:r>
      <w:r>
        <w:rPr>
          <w:noProof/>
        </w:rPr>
      </w:r>
      <w:r>
        <w:rPr>
          <w:noProof/>
        </w:rPr>
        <w:fldChar w:fldCharType="separate"/>
      </w:r>
      <w:r w:rsidR="003D4FE3">
        <w:rPr>
          <w:noProof/>
        </w:rPr>
        <w:t>23</w:t>
      </w:r>
      <w:r>
        <w:rPr>
          <w:noProof/>
        </w:rPr>
        <w:fldChar w:fldCharType="end"/>
      </w:r>
    </w:p>
    <w:p w14:paraId="65D75942" w14:textId="1220DAB1" w:rsidR="00C01206" w:rsidRDefault="00C01206">
      <w:pPr>
        <w:pStyle w:val="TOC2"/>
        <w:rPr>
          <w:rFonts w:asciiTheme="minorHAnsi" w:eastAsiaTheme="minorEastAsia" w:hAnsiTheme="minorHAnsi"/>
          <w:smallCaps w:val="0"/>
          <w:noProof/>
          <w:sz w:val="22"/>
        </w:rPr>
      </w:pPr>
      <w:r>
        <w:rPr>
          <w:noProof/>
        </w:rPr>
        <w:t>Exercise - 4D.6 (Advanced) Run the advertising scanner</w:t>
      </w:r>
      <w:r>
        <w:rPr>
          <w:noProof/>
        </w:rPr>
        <w:tab/>
      </w:r>
      <w:r>
        <w:rPr>
          <w:noProof/>
        </w:rPr>
        <w:fldChar w:fldCharType="begin"/>
      </w:r>
      <w:r>
        <w:rPr>
          <w:noProof/>
        </w:rPr>
        <w:instrText xml:space="preserve"> PAGEREF _Toc530072162 \h </w:instrText>
      </w:r>
      <w:r>
        <w:rPr>
          <w:noProof/>
        </w:rPr>
      </w:r>
      <w:r>
        <w:rPr>
          <w:noProof/>
        </w:rPr>
        <w:fldChar w:fldCharType="separate"/>
      </w:r>
      <w:r w:rsidR="003D4FE3">
        <w:rPr>
          <w:noProof/>
        </w:rPr>
        <w:t>26</w:t>
      </w:r>
      <w:r>
        <w:rPr>
          <w:noProof/>
        </w:rPr>
        <w:fldChar w:fldCharType="end"/>
      </w:r>
    </w:p>
    <w:p w14:paraId="688DFA30" w14:textId="0929A259" w:rsidR="00F94937" w:rsidRDefault="00907C94" w:rsidP="007138BF">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370DF853" w14:textId="465CBB2D" w:rsidR="001546E3" w:rsidRDefault="0010602E" w:rsidP="007138BF">
      <w:pPr>
        <w:pStyle w:val="Heading1"/>
      </w:pPr>
      <w:bookmarkStart w:id="1" w:name="_Toc530072139"/>
      <w:r>
        <w:lastRenderedPageBreak/>
        <w:t xml:space="preserve">GAP </w:t>
      </w:r>
      <w:r w:rsidR="005C2ED9">
        <w:t>Roles</w:t>
      </w:r>
      <w:r>
        <w:t>, the Observer and the Central</w:t>
      </w:r>
      <w:bookmarkEnd w:id="1"/>
      <w:r>
        <w:t xml:space="preserve"> </w:t>
      </w:r>
    </w:p>
    <w:p w14:paraId="75C053F8" w14:textId="35B9BEE7" w:rsidR="0010602E" w:rsidRDefault="00121A01" w:rsidP="0010602E">
      <w:r>
        <w:t xml:space="preserve">In the previous three chapters the focus has been on BLE Peripherals.  </w:t>
      </w:r>
      <w:r w:rsidR="00081634">
        <w:t>Instead of dividing the world into Peripheral and Central, i</w:t>
      </w:r>
      <w:r w:rsidR="0010602E">
        <w:t>t would have been more technically correct to say that Bluetooth Low Energy has four GAP device roles:</w:t>
      </w:r>
    </w:p>
    <w:p w14:paraId="27CE99D6" w14:textId="028CAA40" w:rsidR="0010602E" w:rsidRDefault="0010602E" w:rsidP="00C70FE9">
      <w:pPr>
        <w:pStyle w:val="ListParagraph"/>
        <w:numPr>
          <w:ilvl w:val="0"/>
          <w:numId w:val="12"/>
        </w:numPr>
      </w:pPr>
      <w:r w:rsidRPr="0010602E">
        <w:t>Broadcaster</w:t>
      </w:r>
      <w:r w:rsidR="00C70FE9">
        <w:t>:</w:t>
      </w:r>
      <w:r w:rsidR="00C70FE9">
        <w:tab/>
      </w:r>
      <w:r w:rsidR="00B54180">
        <w:t>A device that only advertises</w:t>
      </w:r>
    </w:p>
    <w:p w14:paraId="0FB35D28" w14:textId="4275B09E" w:rsidR="0010602E" w:rsidRDefault="0010602E" w:rsidP="00C70FE9">
      <w:pPr>
        <w:pStyle w:val="ListParagraph"/>
        <w:numPr>
          <w:ilvl w:val="0"/>
          <w:numId w:val="12"/>
        </w:numPr>
      </w:pPr>
      <w:r>
        <w:t>Peripheral</w:t>
      </w:r>
      <w:r w:rsidR="00C70FE9">
        <w:t>:</w:t>
      </w:r>
      <w:r w:rsidR="00C70FE9">
        <w:tab/>
      </w:r>
      <w:r w:rsidR="00B54180">
        <w:t>A device that can advertise and be connected to</w:t>
      </w:r>
    </w:p>
    <w:p w14:paraId="29A655FD" w14:textId="3E57F45F" w:rsidR="0010602E" w:rsidRDefault="0010602E" w:rsidP="00C70FE9">
      <w:pPr>
        <w:pStyle w:val="ListParagraph"/>
        <w:numPr>
          <w:ilvl w:val="0"/>
          <w:numId w:val="12"/>
        </w:numPr>
      </w:pPr>
      <w:r w:rsidRPr="0010602E">
        <w:t>Observer</w:t>
      </w:r>
      <w:r w:rsidR="00C70FE9">
        <w:t>:</w:t>
      </w:r>
      <w:r w:rsidR="00C70FE9">
        <w:tab/>
      </w:r>
      <w:r w:rsidR="00B54180">
        <w:t>A device that passively listens to advertis</w:t>
      </w:r>
      <w:r w:rsidR="00361DEE">
        <w:t>ers</w:t>
      </w:r>
    </w:p>
    <w:p w14:paraId="6E857A5F" w14:textId="79F15140" w:rsidR="0010602E" w:rsidRDefault="00081634" w:rsidP="00C70FE9">
      <w:pPr>
        <w:pStyle w:val="ListParagraph"/>
        <w:numPr>
          <w:ilvl w:val="0"/>
          <w:numId w:val="12"/>
        </w:numPr>
      </w:pPr>
      <w:r w:rsidRPr="0010602E">
        <w:t>Central</w:t>
      </w:r>
      <w:r w:rsidR="00C70FE9">
        <w:t xml:space="preserve">: </w:t>
      </w:r>
      <w:r w:rsidR="0043026B">
        <w:tab/>
      </w:r>
      <w:r w:rsidR="00B54180">
        <w:t>A device that can listen to advertisers and create a connection to a Peripheral</w:t>
      </w:r>
    </w:p>
    <w:p w14:paraId="01675E8F" w14:textId="247A8E3B" w:rsidR="00081634" w:rsidRDefault="00081634" w:rsidP="00121A01">
      <w:r>
        <w:t>So, t</w:t>
      </w:r>
      <w:r w:rsidR="0010602E">
        <w:t>he previous chapters were really focused on Broadcasters and Peripheral</w:t>
      </w:r>
      <w:r>
        <w:t>s.  B</w:t>
      </w:r>
      <w:r w:rsidR="00121A01">
        <w:t>ut what about the other side of the connection?</w:t>
      </w:r>
      <w:r>
        <w:t xml:space="preserve">  The answer to that question is the focus of this chapter</w:t>
      </w:r>
      <w:r w:rsidR="00286EF0">
        <w:t>.</w:t>
      </w:r>
    </w:p>
    <w:p w14:paraId="36ADB3DA" w14:textId="0F799AA5" w:rsidR="005C2ED9" w:rsidRDefault="005C2ED9" w:rsidP="007138BF">
      <w:pPr>
        <w:pStyle w:val="Heading1"/>
      </w:pPr>
      <w:bookmarkStart w:id="2" w:name="_Toc530072140"/>
      <w:r>
        <w:t>Scanning</w:t>
      </w:r>
      <w:bookmarkEnd w:id="2"/>
    </w:p>
    <w:p w14:paraId="49148894" w14:textId="236696D1" w:rsidR="000E612D" w:rsidRDefault="00437E8C" w:rsidP="00627412">
      <w:r>
        <w:t>In the previous chapters I talked about how you create different Peripherals that Advertise</w:t>
      </w:r>
      <w:r w:rsidR="000E612D">
        <w:t xml:space="preserve"> their existence and some data.  How does a Central find this information?  And how does it use </w:t>
      </w:r>
      <w:r w:rsidR="00354D93">
        <w:t>that information</w:t>
      </w:r>
      <w:r w:rsidR="000E612D">
        <w:t xml:space="preserve"> to get connected?</w:t>
      </w:r>
    </w:p>
    <w:p w14:paraId="3B2B25B4" w14:textId="77777777" w:rsidR="00354D93" w:rsidRDefault="000E612D" w:rsidP="00627412">
      <w:r>
        <w:t xml:space="preserve">First, you must put the WICED BLE device into scanning mode.  You do this with a simple call to </w:t>
      </w:r>
      <w:proofErr w:type="spellStart"/>
      <w:r>
        <w:t>wiced_ble_bt_scan</w:t>
      </w:r>
      <w:proofErr w:type="spellEnd"/>
      <w:r w:rsidR="00354D93">
        <w:t>.</w:t>
      </w:r>
      <w:r w:rsidR="00C93AFA">
        <w:t xml:space="preserve">  This function takes three arguments.</w:t>
      </w:r>
    </w:p>
    <w:p w14:paraId="2E0940FA" w14:textId="40571FAB" w:rsidR="000E612D" w:rsidRDefault="00354D93" w:rsidP="00354D93">
      <w:pPr>
        <w:pStyle w:val="ListParagraph"/>
        <w:numPr>
          <w:ilvl w:val="0"/>
          <w:numId w:val="13"/>
        </w:numPr>
      </w:pPr>
      <w:r>
        <w:t xml:space="preserve">The first argument is a </w:t>
      </w:r>
      <w:proofErr w:type="spellStart"/>
      <w:r w:rsidR="00C93AFA" w:rsidRPr="00C93AFA">
        <w:t>wiced_bt_ble_scan_type_t</w:t>
      </w:r>
      <w:proofErr w:type="spellEnd"/>
      <w:r w:rsidR="00C93AFA">
        <w:t xml:space="preserve"> which tells the controller to either turn </w:t>
      </w:r>
      <w:r w:rsidR="00793F2D">
        <w:t>off</w:t>
      </w:r>
      <w:r w:rsidR="00C93AFA">
        <w:t>, scan fast (high duty) or scan slowly (low duty).</w:t>
      </w:r>
    </w:p>
    <w:p w14:paraId="4A6A2C68" w14:textId="77777777" w:rsidR="00C93AFA" w:rsidRPr="00354D93" w:rsidRDefault="00C93AFA" w:rsidP="001A77B0">
      <w:pPr>
        <w:spacing w:after="0"/>
        <w:ind w:left="1440"/>
        <w:rPr>
          <w:rFonts w:ascii="Courier New" w:hAnsi="Courier New" w:cs="Courier New"/>
          <w:sz w:val="17"/>
          <w:szCs w:val="17"/>
        </w:rPr>
      </w:pPr>
      <w:proofErr w:type="spellStart"/>
      <w:r w:rsidRPr="00354D93">
        <w:rPr>
          <w:rFonts w:ascii="Courier New" w:hAnsi="Courier New" w:cs="Courier New"/>
          <w:color w:val="931A68"/>
          <w:sz w:val="17"/>
          <w:szCs w:val="17"/>
        </w:rPr>
        <w:t>enum</w:t>
      </w:r>
      <w:proofErr w:type="spellEnd"/>
      <w:r w:rsidRPr="00354D93">
        <w:rPr>
          <w:rFonts w:ascii="Courier New" w:hAnsi="Courier New" w:cs="Courier New"/>
          <w:sz w:val="17"/>
          <w:szCs w:val="17"/>
        </w:rPr>
        <w:t xml:space="preserve"> </w:t>
      </w:r>
      <w:proofErr w:type="spellStart"/>
      <w:r w:rsidRPr="00354D93">
        <w:rPr>
          <w:rFonts w:ascii="Courier New" w:hAnsi="Courier New" w:cs="Courier New"/>
          <w:sz w:val="17"/>
          <w:szCs w:val="17"/>
        </w:rPr>
        <w:t>wiced_bt_ble_scan_type_e</w:t>
      </w:r>
      <w:proofErr w:type="spellEnd"/>
    </w:p>
    <w:p w14:paraId="66366EB1" w14:textId="77777777" w:rsidR="00C93AFA" w:rsidRPr="00354D93" w:rsidRDefault="00C93AFA" w:rsidP="001A77B0">
      <w:pPr>
        <w:spacing w:after="0"/>
        <w:ind w:left="1440"/>
        <w:rPr>
          <w:rFonts w:ascii="Courier New" w:hAnsi="Courier New" w:cs="Courier New"/>
          <w:sz w:val="17"/>
          <w:szCs w:val="17"/>
        </w:rPr>
      </w:pPr>
      <w:r w:rsidRPr="00354D93">
        <w:rPr>
          <w:rFonts w:ascii="Courier New" w:hAnsi="Courier New" w:cs="Courier New"/>
          <w:sz w:val="17"/>
          <w:szCs w:val="17"/>
        </w:rPr>
        <w:t>{</w:t>
      </w:r>
    </w:p>
    <w:p w14:paraId="51415F21" w14:textId="77777777" w:rsidR="00C93AFA" w:rsidRPr="00354D93" w:rsidRDefault="00C93AFA" w:rsidP="001A77B0">
      <w:pPr>
        <w:spacing w:after="0"/>
        <w:ind w:left="1440"/>
        <w:rPr>
          <w:rFonts w:ascii="Courier New" w:hAnsi="Courier New" w:cs="Courier New"/>
          <w:color w:val="0326CC"/>
          <w:sz w:val="17"/>
          <w:szCs w:val="17"/>
        </w:rPr>
      </w:pPr>
      <w:r w:rsidRPr="00354D93">
        <w:rPr>
          <w:rFonts w:ascii="Courier New" w:hAnsi="Courier New" w:cs="Courier New"/>
          <w:color w:val="000000"/>
          <w:sz w:val="17"/>
          <w:szCs w:val="17"/>
        </w:rPr>
        <w:t xml:space="preserve">    </w:t>
      </w:r>
      <w:r w:rsidRPr="00354D93">
        <w:rPr>
          <w:rFonts w:ascii="Courier New" w:hAnsi="Courier New" w:cs="Courier New"/>
          <w:color w:val="0326CC"/>
          <w:sz w:val="17"/>
          <w:szCs w:val="17"/>
        </w:rPr>
        <w:t>BTM_BLE_SCAN_TYPE_NONE</w:t>
      </w:r>
      <w:r w:rsidRPr="00354D93">
        <w:rPr>
          <w:rFonts w:ascii="Courier New" w:hAnsi="Courier New" w:cs="Courier New"/>
          <w:color w:val="000000"/>
          <w:sz w:val="17"/>
          <w:szCs w:val="17"/>
        </w:rPr>
        <w:t xml:space="preserve">,         </w:t>
      </w:r>
      <w:r w:rsidRPr="00354D93">
        <w:rPr>
          <w:rFonts w:ascii="Courier New" w:hAnsi="Courier New" w:cs="Courier New"/>
          <w:color w:val="4E9072"/>
          <w:sz w:val="17"/>
          <w:szCs w:val="17"/>
        </w:rPr>
        <w:t>/**&lt; Stop scanning */</w:t>
      </w:r>
    </w:p>
    <w:p w14:paraId="53EB653B" w14:textId="77777777" w:rsidR="00C93AFA" w:rsidRPr="00354D93" w:rsidRDefault="00C93AFA" w:rsidP="001A77B0">
      <w:pPr>
        <w:spacing w:after="0"/>
        <w:ind w:left="1440"/>
        <w:rPr>
          <w:rFonts w:ascii="Courier New" w:hAnsi="Courier New" w:cs="Courier New"/>
          <w:color w:val="4E9072"/>
          <w:sz w:val="17"/>
          <w:szCs w:val="17"/>
        </w:rPr>
      </w:pPr>
      <w:r w:rsidRPr="00354D93">
        <w:rPr>
          <w:rFonts w:ascii="Courier New" w:hAnsi="Courier New" w:cs="Courier New"/>
          <w:color w:val="000000"/>
          <w:sz w:val="17"/>
          <w:szCs w:val="17"/>
        </w:rPr>
        <w:t xml:space="preserve">    </w:t>
      </w:r>
      <w:r w:rsidRPr="00354D93">
        <w:rPr>
          <w:rFonts w:ascii="Courier New" w:hAnsi="Courier New" w:cs="Courier New"/>
          <w:color w:val="0326CC"/>
          <w:sz w:val="17"/>
          <w:szCs w:val="17"/>
        </w:rPr>
        <w:t>BTM_BLE_SCAN_TYPE_HIGH_DUTY</w:t>
      </w:r>
      <w:r w:rsidRPr="00354D93">
        <w:rPr>
          <w:rFonts w:ascii="Courier New" w:hAnsi="Courier New" w:cs="Courier New"/>
          <w:color w:val="000000"/>
          <w:sz w:val="17"/>
          <w:szCs w:val="17"/>
        </w:rPr>
        <w:t xml:space="preserve">,    </w:t>
      </w:r>
      <w:r w:rsidRPr="00354D93">
        <w:rPr>
          <w:rFonts w:ascii="Courier New" w:hAnsi="Courier New" w:cs="Courier New"/>
          <w:color w:val="4E9072"/>
          <w:sz w:val="17"/>
          <w:szCs w:val="17"/>
        </w:rPr>
        <w:t>/**&lt; High duty cycle scan */</w:t>
      </w:r>
    </w:p>
    <w:p w14:paraId="08976606" w14:textId="77777777" w:rsidR="00C93AFA" w:rsidRPr="00354D93" w:rsidRDefault="00C93AFA" w:rsidP="001A77B0">
      <w:pPr>
        <w:spacing w:after="0"/>
        <w:ind w:left="1440"/>
        <w:rPr>
          <w:rFonts w:ascii="Courier New" w:hAnsi="Courier New" w:cs="Courier New"/>
          <w:color w:val="4E9072"/>
          <w:sz w:val="17"/>
          <w:szCs w:val="17"/>
        </w:rPr>
      </w:pPr>
      <w:r w:rsidRPr="00354D93">
        <w:rPr>
          <w:rFonts w:ascii="Courier New" w:hAnsi="Courier New" w:cs="Courier New"/>
          <w:color w:val="000000"/>
          <w:sz w:val="17"/>
          <w:szCs w:val="17"/>
        </w:rPr>
        <w:t xml:space="preserve">    </w:t>
      </w:r>
      <w:r w:rsidRPr="00354D93">
        <w:rPr>
          <w:rFonts w:ascii="Courier New" w:hAnsi="Courier New" w:cs="Courier New"/>
          <w:color w:val="0326CC"/>
          <w:sz w:val="17"/>
          <w:szCs w:val="17"/>
        </w:rPr>
        <w:t>BTM_BLE_SCAN_TYPE_LOW_DUTY</w:t>
      </w:r>
      <w:r w:rsidRPr="00354D93">
        <w:rPr>
          <w:rFonts w:ascii="Courier New" w:hAnsi="Courier New" w:cs="Courier New"/>
          <w:color w:val="000000"/>
          <w:sz w:val="17"/>
          <w:szCs w:val="17"/>
        </w:rPr>
        <w:t xml:space="preserve">      </w:t>
      </w:r>
      <w:r w:rsidRPr="00354D93">
        <w:rPr>
          <w:rFonts w:ascii="Courier New" w:hAnsi="Courier New" w:cs="Courier New"/>
          <w:color w:val="4E9072"/>
          <w:sz w:val="17"/>
          <w:szCs w:val="17"/>
        </w:rPr>
        <w:t>/**&lt; Low duty cycle scan */</w:t>
      </w:r>
    </w:p>
    <w:p w14:paraId="3331A2A3" w14:textId="77777777" w:rsidR="00C93AFA" w:rsidRPr="00354D93" w:rsidRDefault="00C93AFA" w:rsidP="001A77B0">
      <w:pPr>
        <w:ind w:left="1440"/>
        <w:rPr>
          <w:rFonts w:ascii="Courier New" w:hAnsi="Courier New" w:cs="Courier New"/>
          <w:sz w:val="17"/>
          <w:szCs w:val="17"/>
        </w:rPr>
      </w:pPr>
      <w:r w:rsidRPr="00354D93">
        <w:rPr>
          <w:rFonts w:ascii="Courier New" w:hAnsi="Courier New" w:cs="Courier New"/>
          <w:sz w:val="17"/>
          <w:szCs w:val="17"/>
        </w:rPr>
        <w:t>};</w:t>
      </w:r>
    </w:p>
    <w:p w14:paraId="5F014077" w14:textId="4091E61A" w:rsidR="00354D93" w:rsidRDefault="00C93AFA" w:rsidP="00354D93">
      <w:pPr>
        <w:ind w:left="720"/>
      </w:pPr>
      <w:r>
        <w:t xml:space="preserve">The actual </w:t>
      </w:r>
      <w:r w:rsidR="00CE669F">
        <w:t>parameters</w:t>
      </w:r>
      <w:r>
        <w:t xml:space="preserve"> of scan fast/slow </w:t>
      </w:r>
      <w:r w:rsidR="00354D93">
        <w:t>are</w:t>
      </w:r>
      <w:r>
        <w:t xml:space="preserve"> configured in the </w:t>
      </w:r>
      <w:proofErr w:type="spellStart"/>
      <w:r w:rsidR="00CE669F" w:rsidRPr="00CE669F">
        <w:t>wiced_bt_cfg_settings_t</w:t>
      </w:r>
      <w:proofErr w:type="spellEnd"/>
      <w:r w:rsidR="00CE669F">
        <w:t xml:space="preserve"> structure</w:t>
      </w:r>
      <w:r w:rsidR="00354D93">
        <w:t xml:space="preserve"> typically found in </w:t>
      </w:r>
      <w:proofErr w:type="spellStart"/>
      <w:r w:rsidR="00354D93">
        <w:t>wiced_bt_cfg.c</w:t>
      </w:r>
      <w:proofErr w:type="spellEnd"/>
      <w:r w:rsidR="00354D93">
        <w:t>.</w:t>
      </w:r>
    </w:p>
    <w:p w14:paraId="55F6011A" w14:textId="2F6108E0" w:rsidR="00354D93" w:rsidRDefault="00CE669F" w:rsidP="00354D93">
      <w:pPr>
        <w:pStyle w:val="ListParagraph"/>
        <w:numPr>
          <w:ilvl w:val="0"/>
          <w:numId w:val="13"/>
        </w:numPr>
      </w:pPr>
      <w:r>
        <w:t xml:space="preserve">The next argument is a </w:t>
      </w:r>
      <w:proofErr w:type="spellStart"/>
      <w:r>
        <w:t>wiced_bool_t</w:t>
      </w:r>
      <w:proofErr w:type="spellEnd"/>
      <w:r>
        <w:t xml:space="preserve"> that tells the scanner to filter or not.</w:t>
      </w:r>
      <w:r w:rsidR="001C21F2">
        <w:t xml:space="preserve"> If you enable the filter, the scanner will only call you back one time for each unique BD ADDR that it hears</w:t>
      </w:r>
      <w:r w:rsidR="00E80F84">
        <w:t xml:space="preserve"> even if the advertising packet changes</w:t>
      </w:r>
      <w:r w:rsidR="001C21F2">
        <w:t>.</w:t>
      </w:r>
    </w:p>
    <w:p w14:paraId="389E4CD9" w14:textId="77777777" w:rsidR="00354D93" w:rsidRDefault="00354D93" w:rsidP="00354D93">
      <w:pPr>
        <w:pStyle w:val="ListParagraph"/>
      </w:pPr>
    </w:p>
    <w:p w14:paraId="64C8BC88" w14:textId="66DAE875" w:rsidR="00C93AFA" w:rsidRDefault="00CE669F" w:rsidP="00354D93">
      <w:pPr>
        <w:pStyle w:val="ListParagraph"/>
        <w:numPr>
          <w:ilvl w:val="0"/>
          <w:numId w:val="13"/>
        </w:numPr>
      </w:pPr>
      <w:r>
        <w:t xml:space="preserve">The final argument is a function pointer </w:t>
      </w:r>
      <w:r w:rsidR="00354D93">
        <w:t xml:space="preserve">to a callback function </w:t>
      </w:r>
      <w:r>
        <w:t xml:space="preserve">that </w:t>
      </w:r>
      <w:r w:rsidR="007B3DC2">
        <w:t>looks like this</w:t>
      </w:r>
      <w:r w:rsidR="001C21F2">
        <w:t>:</w:t>
      </w:r>
    </w:p>
    <w:p w14:paraId="39357202" w14:textId="32CB5A15" w:rsidR="00CE669F" w:rsidRPr="00354D93" w:rsidRDefault="00CE669F" w:rsidP="00354D93">
      <w:pPr>
        <w:ind w:left="720"/>
        <w:rPr>
          <w:rFonts w:ascii="Courier New" w:hAnsi="Courier New" w:cs="Courier New"/>
          <w:color w:val="006141"/>
          <w:sz w:val="16"/>
          <w:szCs w:val="16"/>
        </w:rPr>
      </w:pPr>
      <w:r w:rsidRPr="00354D93">
        <w:rPr>
          <w:rFonts w:ascii="Courier New" w:hAnsi="Courier New" w:cs="Courier New"/>
          <w:color w:val="931A68"/>
          <w:sz w:val="16"/>
          <w:szCs w:val="16"/>
        </w:rPr>
        <w:t>void</w:t>
      </w:r>
      <w:r w:rsidRPr="00354D93">
        <w:rPr>
          <w:rFonts w:ascii="Courier New" w:hAnsi="Courier New" w:cs="Courier New"/>
          <w:color w:val="000000"/>
          <w:sz w:val="16"/>
          <w:szCs w:val="16"/>
        </w:rPr>
        <w:t xml:space="preserve"> </w:t>
      </w:r>
      <w:proofErr w:type="spellStart"/>
      <w:r w:rsidR="004339DA">
        <w:rPr>
          <w:rFonts w:ascii="Courier New" w:hAnsi="Courier New" w:cs="Courier New"/>
          <w:color w:val="000000"/>
          <w:sz w:val="16"/>
          <w:szCs w:val="16"/>
        </w:rPr>
        <w:t>myScanCallback</w:t>
      </w:r>
      <w:proofErr w:type="spellEnd"/>
      <w:r w:rsidRPr="00354D93">
        <w:rPr>
          <w:rFonts w:ascii="Courier New" w:hAnsi="Courier New" w:cs="Courier New"/>
          <w:color w:val="000000"/>
          <w:sz w:val="16"/>
          <w:szCs w:val="16"/>
        </w:rPr>
        <w:t>(</w:t>
      </w:r>
      <w:proofErr w:type="spellStart"/>
      <w:r w:rsidRPr="00354D93">
        <w:rPr>
          <w:rFonts w:ascii="Courier New" w:hAnsi="Courier New" w:cs="Courier New"/>
          <w:color w:val="006141"/>
          <w:sz w:val="16"/>
          <w:szCs w:val="16"/>
        </w:rPr>
        <w:t>wiced_bt_ble_scan_results_t</w:t>
      </w:r>
      <w:proofErr w:type="spellEnd"/>
      <w:r w:rsidRPr="00354D93">
        <w:rPr>
          <w:rFonts w:ascii="Courier New" w:hAnsi="Courier New" w:cs="Courier New"/>
          <w:color w:val="000000"/>
          <w:sz w:val="16"/>
          <w:szCs w:val="16"/>
        </w:rPr>
        <w:t xml:space="preserve"> *</w:t>
      </w:r>
      <w:proofErr w:type="spellStart"/>
      <w:r w:rsidRPr="00354D93">
        <w:rPr>
          <w:rFonts w:ascii="Courier New" w:hAnsi="Courier New" w:cs="Courier New"/>
          <w:color w:val="000000"/>
          <w:sz w:val="16"/>
          <w:szCs w:val="16"/>
        </w:rPr>
        <w:t>p_scan_result</w:t>
      </w:r>
      <w:proofErr w:type="spellEnd"/>
      <w:r w:rsidRPr="00354D93">
        <w:rPr>
          <w:rFonts w:ascii="Courier New" w:hAnsi="Courier New" w:cs="Courier New"/>
          <w:color w:val="000000"/>
          <w:sz w:val="16"/>
          <w:szCs w:val="16"/>
        </w:rPr>
        <w:t xml:space="preserve">, </w:t>
      </w:r>
      <w:r w:rsidRPr="00354D93">
        <w:rPr>
          <w:rFonts w:ascii="Courier New" w:hAnsi="Courier New" w:cs="Courier New"/>
          <w:color w:val="006141"/>
          <w:sz w:val="16"/>
          <w:szCs w:val="16"/>
        </w:rPr>
        <w:t>uint8_t</w:t>
      </w:r>
      <w:r w:rsidRPr="00354D93">
        <w:rPr>
          <w:rFonts w:ascii="Courier New" w:hAnsi="Courier New" w:cs="Courier New"/>
          <w:color w:val="000000"/>
          <w:sz w:val="16"/>
          <w:szCs w:val="16"/>
        </w:rPr>
        <w:t xml:space="preserve"> *</w:t>
      </w:r>
      <w:proofErr w:type="spellStart"/>
      <w:r w:rsidRPr="00354D93">
        <w:rPr>
          <w:rFonts w:ascii="Courier New" w:hAnsi="Courier New" w:cs="Courier New"/>
          <w:color w:val="000000"/>
          <w:sz w:val="16"/>
          <w:szCs w:val="16"/>
        </w:rPr>
        <w:t>p_adv_data</w:t>
      </w:r>
      <w:proofErr w:type="spellEnd"/>
      <w:r w:rsidRPr="00354D93">
        <w:rPr>
          <w:rFonts w:ascii="Courier New" w:hAnsi="Courier New" w:cs="Courier New"/>
          <w:color w:val="000000"/>
          <w:sz w:val="16"/>
          <w:szCs w:val="16"/>
        </w:rPr>
        <w:t>);</w:t>
      </w:r>
    </w:p>
    <w:p w14:paraId="429F9803" w14:textId="22A88BFF" w:rsidR="00C93AFA" w:rsidRDefault="00CE669F" w:rsidP="00354D93">
      <w:pPr>
        <w:keepNext/>
      </w:pPr>
      <w:r>
        <w:t xml:space="preserve">Each time that your Central hears an advertisement, it will call your callback with a pointer to a </w:t>
      </w:r>
      <w:r w:rsidR="00E80F84">
        <w:t xml:space="preserve">scan result </w:t>
      </w:r>
      <w:r>
        <w:t xml:space="preserve">structure </w:t>
      </w:r>
      <w:r w:rsidR="00E80F84">
        <w:t>with</w:t>
      </w:r>
      <w:r>
        <w:t xml:space="preserve"> information about the device it just heard, and a pointer to the raw </w:t>
      </w:r>
      <w:r w:rsidR="00C3389C">
        <w:t xml:space="preserve">advertising </w:t>
      </w:r>
      <w:r>
        <w:lastRenderedPageBreak/>
        <w:t xml:space="preserve">data. The scan result structure simply has the Bluetooth Device Address, the address type, what type of advertisement packet, the </w:t>
      </w:r>
      <w:r w:rsidR="00E80F84">
        <w:t>RSSI</w:t>
      </w:r>
      <w:r w:rsidR="00354D93">
        <w:t xml:space="preserve"> and a flag like this:</w:t>
      </w:r>
    </w:p>
    <w:p w14:paraId="572DB3EC" w14:textId="77777777" w:rsidR="00CE669F" w:rsidRPr="00354D93" w:rsidRDefault="00CE669F" w:rsidP="001A77B0">
      <w:pPr>
        <w:spacing w:after="0"/>
        <w:ind w:left="720"/>
        <w:rPr>
          <w:rFonts w:ascii="Courier New" w:hAnsi="Courier New" w:cs="Courier New"/>
          <w:color w:val="4E9072"/>
          <w:sz w:val="16"/>
          <w:szCs w:val="17"/>
        </w:rPr>
      </w:pPr>
      <w:r w:rsidRPr="00354D93">
        <w:rPr>
          <w:rFonts w:ascii="Courier New" w:hAnsi="Courier New" w:cs="Courier New"/>
          <w:color w:val="4E9072"/>
          <w:sz w:val="16"/>
          <w:szCs w:val="17"/>
        </w:rPr>
        <w:t>/** LE inquiry result type */</w:t>
      </w:r>
    </w:p>
    <w:p w14:paraId="0F5C4D43" w14:textId="77777777" w:rsidR="00CE669F" w:rsidRPr="00354D93" w:rsidRDefault="00CE669F" w:rsidP="001A77B0">
      <w:pPr>
        <w:spacing w:after="0"/>
        <w:ind w:left="720"/>
        <w:rPr>
          <w:rFonts w:ascii="Courier New" w:hAnsi="Courier New" w:cs="Courier New"/>
          <w:color w:val="931A68"/>
          <w:sz w:val="16"/>
          <w:szCs w:val="17"/>
        </w:rPr>
      </w:pPr>
      <w:r w:rsidRPr="00354D93">
        <w:rPr>
          <w:rFonts w:ascii="Courier New" w:hAnsi="Courier New" w:cs="Courier New"/>
          <w:color w:val="931A68"/>
          <w:sz w:val="16"/>
          <w:szCs w:val="17"/>
        </w:rPr>
        <w:t>typedef</w:t>
      </w:r>
      <w:r w:rsidRPr="00354D93">
        <w:rPr>
          <w:rFonts w:ascii="Courier New" w:hAnsi="Courier New" w:cs="Courier New"/>
          <w:color w:val="000000"/>
          <w:sz w:val="16"/>
          <w:szCs w:val="17"/>
        </w:rPr>
        <w:t xml:space="preserve"> </w:t>
      </w:r>
      <w:r w:rsidRPr="00354D93">
        <w:rPr>
          <w:rFonts w:ascii="Courier New" w:hAnsi="Courier New" w:cs="Courier New"/>
          <w:color w:val="931A68"/>
          <w:sz w:val="16"/>
          <w:szCs w:val="17"/>
        </w:rPr>
        <w:t>struct</w:t>
      </w:r>
    </w:p>
    <w:p w14:paraId="630CC5B9" w14:textId="77777777"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w:t>
      </w:r>
    </w:p>
    <w:p w14:paraId="7C0A47DC" w14:textId="7E1068B2"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 xml:space="preserve">    </w:t>
      </w:r>
      <w:proofErr w:type="spellStart"/>
      <w:r w:rsidRPr="00354D93">
        <w:rPr>
          <w:rFonts w:ascii="Courier New" w:hAnsi="Courier New" w:cs="Courier New"/>
          <w:color w:val="006141"/>
          <w:sz w:val="16"/>
          <w:szCs w:val="17"/>
        </w:rPr>
        <w:t>wiced_bt_device_address_t</w:t>
      </w:r>
      <w:proofErr w:type="spellEnd"/>
      <w:r w:rsidRPr="00354D93">
        <w:rPr>
          <w:rFonts w:ascii="Courier New" w:hAnsi="Courier New" w:cs="Courier New"/>
          <w:sz w:val="16"/>
          <w:szCs w:val="17"/>
        </w:rPr>
        <w:t xml:space="preserve">       </w:t>
      </w:r>
      <w:proofErr w:type="spellStart"/>
      <w:r w:rsidRPr="00354D93">
        <w:rPr>
          <w:rFonts w:ascii="Courier New" w:hAnsi="Courier New" w:cs="Courier New"/>
          <w:color w:val="0326CC"/>
          <w:sz w:val="16"/>
          <w:szCs w:val="17"/>
        </w:rPr>
        <w:t>remote_bd_addr</w:t>
      </w:r>
      <w:proofErr w:type="spellEnd"/>
      <w:r w:rsidRPr="00354D93">
        <w:rPr>
          <w:rFonts w:ascii="Courier New" w:hAnsi="Courier New" w:cs="Courier New"/>
          <w:sz w:val="16"/>
          <w:szCs w:val="17"/>
        </w:rPr>
        <w:t xml:space="preserve">;        </w:t>
      </w:r>
      <w:r w:rsidRPr="00354D93">
        <w:rPr>
          <w:rFonts w:ascii="Courier New" w:hAnsi="Courier New" w:cs="Courier New"/>
          <w:color w:val="4E9072"/>
          <w:sz w:val="16"/>
          <w:szCs w:val="17"/>
        </w:rPr>
        <w:t>/**&lt; Device address */</w:t>
      </w:r>
    </w:p>
    <w:p w14:paraId="3173B437" w14:textId="62FB0248"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 xml:space="preserve">    </w:t>
      </w:r>
      <w:r w:rsidRPr="00354D93">
        <w:rPr>
          <w:rFonts w:ascii="Courier New" w:hAnsi="Courier New" w:cs="Courier New"/>
          <w:color w:val="006141"/>
          <w:sz w:val="16"/>
          <w:szCs w:val="17"/>
        </w:rPr>
        <w:t>uint8_t</w:t>
      </w:r>
      <w:r w:rsidRPr="00354D93">
        <w:rPr>
          <w:rFonts w:ascii="Courier New" w:hAnsi="Courier New" w:cs="Courier New"/>
          <w:sz w:val="16"/>
          <w:szCs w:val="17"/>
        </w:rPr>
        <w:t xml:space="preserve">                         </w:t>
      </w:r>
      <w:proofErr w:type="spellStart"/>
      <w:r w:rsidRPr="00354D93">
        <w:rPr>
          <w:rFonts w:ascii="Courier New" w:hAnsi="Courier New" w:cs="Courier New"/>
          <w:color w:val="0326CC"/>
          <w:sz w:val="16"/>
          <w:szCs w:val="17"/>
        </w:rPr>
        <w:t>ble_addr_type</w:t>
      </w:r>
      <w:proofErr w:type="spellEnd"/>
      <w:r w:rsidRPr="00354D93">
        <w:rPr>
          <w:rFonts w:ascii="Courier New" w:hAnsi="Courier New" w:cs="Courier New"/>
          <w:sz w:val="16"/>
          <w:szCs w:val="17"/>
        </w:rPr>
        <w:t xml:space="preserve">;         </w:t>
      </w:r>
      <w:r w:rsidRPr="00354D93">
        <w:rPr>
          <w:rFonts w:ascii="Courier New" w:hAnsi="Courier New" w:cs="Courier New"/>
          <w:color w:val="4E9072"/>
          <w:sz w:val="16"/>
          <w:szCs w:val="17"/>
        </w:rPr>
        <w:t>/**&lt; LE Address type */</w:t>
      </w:r>
    </w:p>
    <w:p w14:paraId="3ED56E08" w14:textId="1E5B87C5"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 xml:space="preserve">    </w:t>
      </w:r>
      <w:proofErr w:type="spellStart"/>
      <w:r w:rsidRPr="00354D93">
        <w:rPr>
          <w:rFonts w:ascii="Courier New" w:hAnsi="Courier New" w:cs="Courier New"/>
          <w:color w:val="006141"/>
          <w:sz w:val="16"/>
          <w:szCs w:val="17"/>
        </w:rPr>
        <w:t>wiced_bt_dev_ble_evt_type_t</w:t>
      </w:r>
      <w:proofErr w:type="spellEnd"/>
      <w:r w:rsidRPr="00354D93">
        <w:rPr>
          <w:rFonts w:ascii="Courier New" w:hAnsi="Courier New" w:cs="Courier New"/>
          <w:sz w:val="16"/>
          <w:szCs w:val="17"/>
        </w:rPr>
        <w:t xml:space="preserve">     </w:t>
      </w:r>
      <w:proofErr w:type="spellStart"/>
      <w:r w:rsidRPr="00354D93">
        <w:rPr>
          <w:rFonts w:ascii="Courier New" w:hAnsi="Courier New" w:cs="Courier New"/>
          <w:color w:val="0326CC"/>
          <w:sz w:val="16"/>
          <w:szCs w:val="17"/>
        </w:rPr>
        <w:t>ble_evt_type</w:t>
      </w:r>
      <w:proofErr w:type="spellEnd"/>
      <w:r w:rsidRPr="00354D93">
        <w:rPr>
          <w:rFonts w:ascii="Courier New" w:hAnsi="Courier New" w:cs="Courier New"/>
          <w:sz w:val="16"/>
          <w:szCs w:val="17"/>
        </w:rPr>
        <w:t xml:space="preserve">;          </w:t>
      </w:r>
      <w:r w:rsidRPr="00354D93">
        <w:rPr>
          <w:rFonts w:ascii="Courier New" w:hAnsi="Courier New" w:cs="Courier New"/>
          <w:color w:val="4E9072"/>
          <w:sz w:val="16"/>
          <w:szCs w:val="17"/>
        </w:rPr>
        <w:t>/**&lt; Scan result event type */</w:t>
      </w:r>
    </w:p>
    <w:p w14:paraId="6F131285" w14:textId="77777777"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 xml:space="preserve">    </w:t>
      </w:r>
      <w:r w:rsidRPr="00354D93">
        <w:rPr>
          <w:rFonts w:ascii="Courier New" w:hAnsi="Courier New" w:cs="Courier New"/>
          <w:color w:val="006141"/>
          <w:sz w:val="16"/>
          <w:szCs w:val="17"/>
        </w:rPr>
        <w:t>int8_t</w:t>
      </w:r>
      <w:r w:rsidRPr="00354D93">
        <w:rPr>
          <w:rFonts w:ascii="Courier New" w:hAnsi="Courier New" w:cs="Courier New"/>
          <w:sz w:val="16"/>
          <w:szCs w:val="17"/>
        </w:rPr>
        <w:t xml:space="preserve">                          </w:t>
      </w:r>
      <w:proofErr w:type="spellStart"/>
      <w:r w:rsidRPr="00354D93">
        <w:rPr>
          <w:rFonts w:ascii="Courier New" w:hAnsi="Courier New" w:cs="Courier New"/>
          <w:color w:val="0326CC"/>
          <w:sz w:val="16"/>
          <w:szCs w:val="17"/>
        </w:rPr>
        <w:t>rssi</w:t>
      </w:r>
      <w:proofErr w:type="spellEnd"/>
      <w:r w:rsidRPr="00354D93">
        <w:rPr>
          <w:rFonts w:ascii="Courier New" w:hAnsi="Courier New" w:cs="Courier New"/>
          <w:sz w:val="16"/>
          <w:szCs w:val="17"/>
        </w:rPr>
        <w:t xml:space="preserve">;                            </w:t>
      </w:r>
    </w:p>
    <w:p w14:paraId="00EEB2E1" w14:textId="77777777" w:rsidR="00CE669F" w:rsidRPr="00354D93" w:rsidRDefault="00CE669F" w:rsidP="001A77B0">
      <w:pPr>
        <w:spacing w:after="0"/>
        <w:ind w:left="720"/>
        <w:rPr>
          <w:rFonts w:ascii="Courier New" w:hAnsi="Courier New" w:cs="Courier New"/>
          <w:sz w:val="16"/>
          <w:szCs w:val="17"/>
        </w:rPr>
      </w:pPr>
      <w:r w:rsidRPr="00354D93">
        <w:rPr>
          <w:rFonts w:ascii="Courier New" w:hAnsi="Courier New" w:cs="Courier New"/>
          <w:sz w:val="16"/>
          <w:szCs w:val="17"/>
        </w:rPr>
        <w:t xml:space="preserve">    </w:t>
      </w:r>
      <w:r w:rsidRPr="00354D93">
        <w:rPr>
          <w:rFonts w:ascii="Courier New" w:hAnsi="Courier New" w:cs="Courier New"/>
          <w:color w:val="006141"/>
          <w:sz w:val="16"/>
          <w:szCs w:val="17"/>
        </w:rPr>
        <w:t>uint8_t</w:t>
      </w:r>
      <w:r w:rsidRPr="00354D93">
        <w:rPr>
          <w:rFonts w:ascii="Courier New" w:hAnsi="Courier New" w:cs="Courier New"/>
          <w:sz w:val="16"/>
          <w:szCs w:val="17"/>
        </w:rPr>
        <w:t xml:space="preserve">                         </w:t>
      </w:r>
      <w:r w:rsidRPr="00354D93">
        <w:rPr>
          <w:rFonts w:ascii="Courier New" w:hAnsi="Courier New" w:cs="Courier New"/>
          <w:color w:val="0326CC"/>
          <w:sz w:val="16"/>
          <w:szCs w:val="17"/>
        </w:rPr>
        <w:t>flag</w:t>
      </w:r>
      <w:r w:rsidRPr="00354D93">
        <w:rPr>
          <w:rFonts w:ascii="Courier New" w:hAnsi="Courier New" w:cs="Courier New"/>
          <w:sz w:val="16"/>
          <w:szCs w:val="17"/>
        </w:rPr>
        <w:t>;</w:t>
      </w:r>
    </w:p>
    <w:p w14:paraId="0D64F9F7" w14:textId="6A382F30" w:rsidR="00CE669F" w:rsidRPr="00354D93" w:rsidRDefault="00CE669F" w:rsidP="001A77B0">
      <w:pPr>
        <w:ind w:left="720"/>
        <w:rPr>
          <w:rFonts w:ascii="Courier New" w:hAnsi="Courier New" w:cs="Courier New"/>
          <w:color w:val="006141"/>
          <w:sz w:val="16"/>
          <w:szCs w:val="17"/>
        </w:rPr>
      </w:pPr>
      <w:r w:rsidRPr="00354D93">
        <w:rPr>
          <w:rFonts w:ascii="Courier New" w:hAnsi="Courier New" w:cs="Courier New"/>
          <w:color w:val="000000"/>
          <w:sz w:val="16"/>
          <w:szCs w:val="17"/>
        </w:rPr>
        <w:t xml:space="preserve">} </w:t>
      </w:r>
      <w:proofErr w:type="spellStart"/>
      <w:r w:rsidRPr="00354D93">
        <w:rPr>
          <w:rFonts w:ascii="Courier New" w:hAnsi="Courier New" w:cs="Courier New"/>
          <w:color w:val="006141"/>
          <w:sz w:val="16"/>
          <w:szCs w:val="17"/>
        </w:rPr>
        <w:t>wiced_bt_ble_scan_results_t</w:t>
      </w:r>
      <w:proofErr w:type="spellEnd"/>
      <w:r w:rsidRPr="00354D93">
        <w:rPr>
          <w:rFonts w:ascii="Courier New" w:hAnsi="Courier New" w:cs="Courier New"/>
          <w:color w:val="000000"/>
          <w:sz w:val="16"/>
          <w:szCs w:val="17"/>
        </w:rPr>
        <w:t>;</w:t>
      </w:r>
    </w:p>
    <w:p w14:paraId="152B7E3C" w14:textId="095DE151" w:rsidR="00C3389C" w:rsidRPr="00E529A1" w:rsidRDefault="00CE669F" w:rsidP="00CE669F">
      <w:r>
        <w:t xml:space="preserve">In your advertising callback function you can then parse the advertising data to decide what do next.  </w:t>
      </w:r>
      <w:r w:rsidR="00C3389C">
        <w:t xml:space="preserve">WICED provides you </w:t>
      </w:r>
      <w:r>
        <w:t xml:space="preserve">a function called </w:t>
      </w:r>
      <w:proofErr w:type="spellStart"/>
      <w:r>
        <w:t>wiced_bt_ble_check_advertising</w:t>
      </w:r>
      <w:proofErr w:type="spellEnd"/>
      <w:r>
        <w:t xml:space="preserve"> data which can help you find information in the packet.  </w:t>
      </w:r>
      <w:r w:rsidR="00C3389C">
        <w:t xml:space="preserve">Recall that every advertising packet is broken up into fields that each have a type.  The </w:t>
      </w:r>
      <w:proofErr w:type="spellStart"/>
      <w:r w:rsidR="00C3389C">
        <w:t>wiced_bt_ble_check_advertising</w:t>
      </w:r>
      <w:proofErr w:type="spellEnd"/>
      <w:r w:rsidR="00C3389C">
        <w:t xml:space="preserve"> </w:t>
      </w:r>
      <w:r>
        <w:t xml:space="preserve">function will search the advertising packet looking for a field </w:t>
      </w:r>
      <w:r w:rsidR="00C3389C">
        <w:t xml:space="preserve">that you specify </w:t>
      </w:r>
      <w:r>
        <w:t>and then</w:t>
      </w:r>
      <w:r w:rsidR="00C3389C">
        <w:t>,</w:t>
      </w:r>
      <w:r>
        <w:t xml:space="preserve"> if it finds that field, will return a pointer to the field and the length (via a pointer).</w:t>
      </w:r>
      <w:r w:rsidR="009C114E">
        <w:t xml:space="preserve"> </w:t>
      </w:r>
      <w:r>
        <w:t>For example</w:t>
      </w:r>
      <w:r w:rsidR="00E529A1">
        <w:t>, you might have this inside the callback function to search for a Service UUID:</w:t>
      </w:r>
    </w:p>
    <w:p w14:paraId="699B0B05" w14:textId="59DD2D9B" w:rsidR="00CE669F" w:rsidRPr="00E529A1" w:rsidRDefault="00CE669F" w:rsidP="001A77B0">
      <w:pPr>
        <w:ind w:left="720"/>
        <w:rPr>
          <w:rFonts w:ascii="Courier New" w:hAnsi="Courier New" w:cs="Courier New"/>
          <w:sz w:val="16"/>
          <w:szCs w:val="16"/>
        </w:rPr>
      </w:pPr>
      <w:r w:rsidRPr="00E529A1">
        <w:rPr>
          <w:rFonts w:ascii="Courier New" w:hAnsi="Courier New" w:cs="Courier New"/>
          <w:color w:val="006141"/>
          <w:sz w:val="16"/>
          <w:szCs w:val="16"/>
        </w:rPr>
        <w:t>uint8_t</w:t>
      </w:r>
      <w:r w:rsidRPr="00E529A1">
        <w:rPr>
          <w:rFonts w:ascii="Courier New" w:hAnsi="Courier New" w:cs="Courier New"/>
          <w:sz w:val="16"/>
          <w:szCs w:val="16"/>
        </w:rPr>
        <w:t xml:space="preserve"> </w:t>
      </w:r>
      <w:proofErr w:type="spellStart"/>
      <w:r w:rsidRPr="00E529A1">
        <w:rPr>
          <w:rFonts w:ascii="Courier New" w:hAnsi="Courier New" w:cs="Courier New"/>
          <w:sz w:val="16"/>
          <w:szCs w:val="16"/>
        </w:rPr>
        <w:t>len</w:t>
      </w:r>
      <w:proofErr w:type="spellEnd"/>
      <w:r w:rsidRPr="00E529A1">
        <w:rPr>
          <w:rFonts w:ascii="Courier New" w:hAnsi="Courier New" w:cs="Courier New"/>
          <w:sz w:val="16"/>
          <w:szCs w:val="16"/>
        </w:rPr>
        <w:t>;</w:t>
      </w:r>
    </w:p>
    <w:p w14:paraId="31CBCE5C" w14:textId="59C7BA96" w:rsidR="00CE669F" w:rsidRPr="00E529A1" w:rsidRDefault="00CE669F" w:rsidP="001A77B0">
      <w:pPr>
        <w:ind w:left="720"/>
        <w:rPr>
          <w:rFonts w:ascii="Courier New" w:hAnsi="Courier New" w:cs="Courier New"/>
          <w:sz w:val="16"/>
          <w:szCs w:val="16"/>
        </w:rPr>
      </w:pPr>
      <w:r w:rsidRPr="00E529A1">
        <w:rPr>
          <w:rFonts w:ascii="Courier New" w:hAnsi="Courier New" w:cs="Courier New"/>
          <w:color w:val="006141"/>
          <w:sz w:val="16"/>
          <w:szCs w:val="16"/>
        </w:rPr>
        <w:t>uint8_t</w:t>
      </w:r>
      <w:r w:rsidRPr="00E529A1">
        <w:rPr>
          <w:rFonts w:ascii="Courier New" w:hAnsi="Courier New" w:cs="Courier New"/>
          <w:sz w:val="16"/>
          <w:szCs w:val="16"/>
        </w:rPr>
        <w:t xml:space="preserve"> *</w:t>
      </w:r>
      <w:proofErr w:type="spellStart"/>
      <w:r w:rsidRPr="00E529A1">
        <w:rPr>
          <w:rFonts w:ascii="Courier New" w:hAnsi="Courier New" w:cs="Courier New"/>
          <w:sz w:val="16"/>
          <w:szCs w:val="16"/>
        </w:rPr>
        <w:t>findServiceUUID</w:t>
      </w:r>
      <w:proofErr w:type="spellEnd"/>
      <w:r w:rsidRPr="00E529A1">
        <w:rPr>
          <w:rFonts w:ascii="Courier New" w:hAnsi="Courier New" w:cs="Courier New"/>
          <w:sz w:val="16"/>
          <w:szCs w:val="16"/>
        </w:rPr>
        <w:t xml:space="preserve"> = </w:t>
      </w:r>
      <w:proofErr w:type="spellStart"/>
      <w:r w:rsidRPr="00E529A1">
        <w:rPr>
          <w:rFonts w:ascii="Courier New" w:hAnsi="Courier New" w:cs="Courier New"/>
          <w:sz w:val="16"/>
          <w:szCs w:val="16"/>
        </w:rPr>
        <w:t>wiced_bt_ble_check_advertising_data</w:t>
      </w:r>
      <w:proofErr w:type="spellEnd"/>
      <w:r w:rsidRPr="00E529A1">
        <w:rPr>
          <w:rFonts w:ascii="Courier New" w:hAnsi="Courier New" w:cs="Courier New"/>
          <w:sz w:val="16"/>
          <w:szCs w:val="16"/>
        </w:rPr>
        <w:t>(</w:t>
      </w:r>
      <w:proofErr w:type="spellStart"/>
      <w:r w:rsidRPr="00E529A1">
        <w:rPr>
          <w:rFonts w:ascii="Courier New" w:hAnsi="Courier New" w:cs="Courier New"/>
          <w:sz w:val="16"/>
          <w:szCs w:val="16"/>
        </w:rPr>
        <w:t>p_adv_data</w:t>
      </w:r>
      <w:proofErr w:type="spellEnd"/>
      <w:r w:rsidRPr="00E529A1">
        <w:rPr>
          <w:rFonts w:ascii="Courier New" w:hAnsi="Courier New" w:cs="Courier New"/>
          <w:sz w:val="16"/>
          <w:szCs w:val="16"/>
        </w:rPr>
        <w:t>,</w:t>
      </w:r>
      <w:r w:rsidR="00E529A1">
        <w:rPr>
          <w:rFonts w:ascii="Courier New" w:hAnsi="Courier New" w:cs="Courier New"/>
          <w:sz w:val="16"/>
          <w:szCs w:val="16"/>
        </w:rPr>
        <w:t xml:space="preserve"> </w:t>
      </w:r>
      <w:r w:rsidRPr="00E529A1">
        <w:rPr>
          <w:rFonts w:ascii="Courier New" w:hAnsi="Courier New" w:cs="Courier New"/>
          <w:color w:val="0326CC"/>
          <w:sz w:val="16"/>
          <w:szCs w:val="16"/>
        </w:rPr>
        <w:t>BTM_BLE_ADVERT_TYPE_128SRV_COMPLETE</w:t>
      </w:r>
      <w:r w:rsidRPr="00E529A1">
        <w:rPr>
          <w:rFonts w:ascii="Courier New" w:hAnsi="Courier New" w:cs="Courier New"/>
          <w:sz w:val="16"/>
          <w:szCs w:val="16"/>
        </w:rPr>
        <w:t>,</w:t>
      </w:r>
      <w:r w:rsidR="00E529A1">
        <w:rPr>
          <w:rFonts w:ascii="Courier New" w:hAnsi="Courier New" w:cs="Courier New"/>
          <w:sz w:val="16"/>
          <w:szCs w:val="16"/>
        </w:rPr>
        <w:t xml:space="preserve"> </w:t>
      </w:r>
      <w:r w:rsidRPr="00E529A1">
        <w:rPr>
          <w:rFonts w:ascii="Courier New" w:hAnsi="Courier New" w:cs="Courier New"/>
          <w:sz w:val="16"/>
          <w:szCs w:val="16"/>
        </w:rPr>
        <w:t>&amp;</w:t>
      </w:r>
      <w:proofErr w:type="spellStart"/>
      <w:r w:rsidRPr="00E529A1">
        <w:rPr>
          <w:rFonts w:ascii="Courier New" w:hAnsi="Courier New" w:cs="Courier New"/>
          <w:sz w:val="16"/>
          <w:szCs w:val="16"/>
        </w:rPr>
        <w:t>len</w:t>
      </w:r>
      <w:proofErr w:type="spellEnd"/>
      <w:r w:rsidRPr="00E529A1">
        <w:rPr>
          <w:rFonts w:ascii="Courier New" w:hAnsi="Courier New" w:cs="Courier New"/>
          <w:sz w:val="16"/>
          <w:szCs w:val="16"/>
        </w:rPr>
        <w:t>);</w:t>
      </w:r>
    </w:p>
    <w:p w14:paraId="0419930B" w14:textId="7F9DAEE1" w:rsidR="005F2A2E" w:rsidRDefault="00CE669F" w:rsidP="00627412">
      <w:r>
        <w:t>After making this call</w:t>
      </w:r>
      <w:r w:rsidR="00C3389C">
        <w:t>,</w:t>
      </w:r>
      <w:r>
        <w:t xml:space="preserve"> </w:t>
      </w:r>
      <w:proofErr w:type="spellStart"/>
      <w:r>
        <w:t>findServiceUUID</w:t>
      </w:r>
      <w:proofErr w:type="spellEnd"/>
      <w:r>
        <w:t xml:space="preserve"> will either be 0 (it didn’t find the field) or will be a pointer</w:t>
      </w:r>
      <w:r w:rsidR="00C3389C">
        <w:t xml:space="preserve"> to the bytes that make up the S</w:t>
      </w:r>
      <w:r>
        <w:t>ervice UUID.  In addition</w:t>
      </w:r>
      <w:r w:rsidR="009C114E">
        <w:t>,</w:t>
      </w:r>
      <w:r>
        <w:t xml:space="preserve"> </w:t>
      </w:r>
      <w:proofErr w:type="spellStart"/>
      <w:r>
        <w:t>len</w:t>
      </w:r>
      <w:proofErr w:type="spellEnd"/>
      <w:r>
        <w:t xml:space="preserve"> with either be 0 or it will be the number of bytes in that field.</w:t>
      </w:r>
      <w:r w:rsidR="005F2A2E">
        <w:t xml:space="preserve">   </w:t>
      </w:r>
      <w:r w:rsidR="005727ED">
        <w:t>Remember that the</w:t>
      </w:r>
      <w:r w:rsidR="005F2A2E">
        <w:t xml:space="preserve"> enumeration </w:t>
      </w:r>
      <w:proofErr w:type="spellStart"/>
      <w:r w:rsidR="005F2A2E" w:rsidRPr="005F2A2E">
        <w:t>wiced_bt_ble_advert_type_e</w:t>
      </w:r>
      <w:proofErr w:type="spellEnd"/>
      <w:r w:rsidR="005F2A2E">
        <w:t xml:space="preserve"> in the file </w:t>
      </w:r>
      <w:proofErr w:type="spellStart"/>
      <w:r w:rsidR="005F2A2E">
        <w:t>wiced_bt_ble.h</w:t>
      </w:r>
      <w:proofErr w:type="spellEnd"/>
      <w:r w:rsidR="005F2A2E">
        <w:t xml:space="preserve"> </w:t>
      </w:r>
      <w:r w:rsidR="005727ED">
        <w:t>has a</w:t>
      </w:r>
      <w:r w:rsidR="005F2A2E">
        <w:t xml:space="preserve"> list of the legal advertising field</w:t>
      </w:r>
      <w:r w:rsidR="005727ED">
        <w:t xml:space="preserve"> types</w:t>
      </w:r>
      <w:r w:rsidR="005F2A2E">
        <w:t>.</w:t>
      </w:r>
    </w:p>
    <w:p w14:paraId="2A904FA0" w14:textId="0227ED95" w:rsidR="00627412" w:rsidRDefault="005F2A2E" w:rsidP="00627412">
      <w:r>
        <w:t xml:space="preserve">So, now what?  Well consider the two cases in the screenshot from the Advertising Scanner </w:t>
      </w:r>
      <w:r w:rsidR="00D76C16">
        <w:t xml:space="preserve">(that project is </w:t>
      </w:r>
      <w:r w:rsidR="0057576B">
        <w:fldChar w:fldCharType="begin"/>
      </w:r>
      <w:r w:rsidR="0057576B">
        <w:instrText xml:space="preserve"> REF _Ref525979412 \n \h </w:instrText>
      </w:r>
      <w:r w:rsidR="0057576B">
        <w:fldChar w:fldCharType="separate"/>
      </w:r>
      <w:r w:rsidR="003D4FE3">
        <w:t>0</w:t>
      </w:r>
      <w:r w:rsidR="0057576B">
        <w:fldChar w:fldCharType="end"/>
      </w:r>
      <w:r w:rsidR="0057576B" w:rsidRPr="0057576B">
        <w:t xml:space="preserve"> </w:t>
      </w:r>
      <w:r w:rsidR="0057576B">
        <w:t>in this chapter</w:t>
      </w:r>
      <w:r>
        <w:t xml:space="preserve">).  </w:t>
      </w:r>
      <w:r w:rsidR="005F43F5">
        <w:t xml:space="preserve">The results </w:t>
      </w:r>
      <w:r w:rsidR="00D76C16">
        <w:t xml:space="preserve">shown in the screenshot </w:t>
      </w:r>
      <w:r w:rsidR="005F43F5">
        <w:t xml:space="preserve">are from the devices created in </w:t>
      </w:r>
      <w:r w:rsidR="00D76C16" w:rsidRPr="00D76C16">
        <w:t>Chapter 4B Exercise 03</w:t>
      </w:r>
      <w:r w:rsidR="005F43F5" w:rsidRPr="00D76C16">
        <w:t xml:space="preserve"> and </w:t>
      </w:r>
      <w:r w:rsidR="00D76C16" w:rsidRPr="00D76C16">
        <w:t>Chapter 4C Exercise 01</w:t>
      </w:r>
      <w:r w:rsidR="005F43F5">
        <w:t xml:space="preserve">. </w:t>
      </w:r>
      <w:r>
        <w:t>There are two different devices advertising, one named “</w:t>
      </w:r>
      <w:proofErr w:type="spellStart"/>
      <w:r>
        <w:t>key_pair</w:t>
      </w:r>
      <w:proofErr w:type="spellEnd"/>
      <w:r>
        <w:t xml:space="preserve">” and one named “key </w:t>
      </w:r>
      <w:proofErr w:type="spellStart"/>
      <w:r>
        <w:t>m</w:t>
      </w:r>
      <w:r w:rsidR="00D76C16">
        <w:t>a</w:t>
      </w:r>
      <w:r>
        <w:t>nu</w:t>
      </w:r>
      <w:proofErr w:type="spellEnd"/>
      <w:r>
        <w:t xml:space="preserve">”.  You can see the raw bytes of the advertising packet and the decode </w:t>
      </w:r>
      <w:r w:rsidR="00F1206A">
        <w:t>of those bytes</w:t>
      </w:r>
      <w:r>
        <w:t>.</w:t>
      </w:r>
    </w:p>
    <w:p w14:paraId="63BB8ADA" w14:textId="26A8F80B" w:rsidR="00627412" w:rsidRDefault="005727ED" w:rsidP="00627412">
      <w:r>
        <w:rPr>
          <w:noProof/>
        </w:rPr>
        <mc:AlternateContent>
          <mc:Choice Requires="wps">
            <w:drawing>
              <wp:anchor distT="0" distB="0" distL="114300" distR="114300" simplePos="0" relativeHeight="251659264" behindDoc="0" locked="0" layoutInCell="1" allowOverlap="1" wp14:anchorId="7319EA65" wp14:editId="417A6CF9">
                <wp:simplePos x="0" y="0"/>
                <wp:positionH relativeFrom="column">
                  <wp:posOffset>2524760</wp:posOffset>
                </wp:positionH>
                <wp:positionV relativeFrom="paragraph">
                  <wp:posOffset>942340</wp:posOffset>
                </wp:positionV>
                <wp:extent cx="3476625" cy="156845"/>
                <wp:effectExtent l="0" t="0" r="28575" b="14605"/>
                <wp:wrapNone/>
                <wp:docPr id="2" name="Rectangle 2"/>
                <wp:cNvGraphicFramePr/>
                <a:graphic xmlns:a="http://schemas.openxmlformats.org/drawingml/2006/main">
                  <a:graphicData uri="http://schemas.microsoft.com/office/word/2010/wordprocessingShape">
                    <wps:wsp>
                      <wps:cNvSpPr/>
                      <wps:spPr>
                        <a:xfrm>
                          <a:off x="0" y="0"/>
                          <a:ext cx="3476625" cy="15684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rect w14:anchorId="4A69DD68" id="Rectangle 2" o:spid="_x0000_s1026" style="position:absolute;margin-left:198.8pt;margin-top:74.2pt;width:273.75pt;height:1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61312" behindDoc="0" locked="0" layoutInCell="1" allowOverlap="1" wp14:anchorId="109ABD71" wp14:editId="3B40919E">
                <wp:simplePos x="0" y="0"/>
                <wp:positionH relativeFrom="column">
                  <wp:posOffset>2524836</wp:posOffset>
                </wp:positionH>
                <wp:positionV relativeFrom="paragraph">
                  <wp:posOffset>1795752</wp:posOffset>
                </wp:positionV>
                <wp:extent cx="2013045" cy="163669"/>
                <wp:effectExtent l="0" t="0" r="25400" b="27305"/>
                <wp:wrapNone/>
                <wp:docPr id="3" name="Rectangle 3"/>
                <wp:cNvGraphicFramePr/>
                <a:graphic xmlns:a="http://schemas.openxmlformats.org/drawingml/2006/main">
                  <a:graphicData uri="http://schemas.microsoft.com/office/word/2010/wordprocessingShape">
                    <wps:wsp>
                      <wps:cNvSpPr/>
                      <wps:spPr>
                        <a:xfrm>
                          <a:off x="0" y="0"/>
                          <a:ext cx="2013045" cy="1636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rect w14:anchorId="783EB295" id="Rectangle 3" o:spid="_x0000_s1026" style="position:absolute;margin-left:198.8pt;margin-top:141.4pt;width:158.5pt;height:1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" filled="f" strokecolor="red" strokeweight="1.5pt"/>
            </w:pict>
          </mc:Fallback>
        </mc:AlternateContent>
      </w:r>
      <w:r w:rsidR="00681819" w:rsidRPr="00681819">
        <w:rPr>
          <w:noProof/>
        </w:rPr>
        <w:drawing>
          <wp:inline distT="0" distB="0" distL="0" distR="0" wp14:anchorId="4350F2BC" wp14:editId="769C0945">
            <wp:extent cx="6002137" cy="233376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8611"/>
                    <a:stretch/>
                  </pic:blipFill>
                  <pic:spPr bwMode="auto">
                    <a:xfrm>
                      <a:off x="0" y="0"/>
                      <a:ext cx="6015656" cy="2339023"/>
                    </a:xfrm>
                    <a:prstGeom prst="rect">
                      <a:avLst/>
                    </a:prstGeom>
                    <a:ln>
                      <a:noFill/>
                    </a:ln>
                    <a:extLst>
                      <a:ext uri="{53640926-AAD7-44D8-BBD7-CCE9431645EC}">
                        <a14:shadowObscured xmlns:a14="http://schemas.microsoft.com/office/drawing/2010/main"/>
                      </a:ext>
                    </a:extLst>
                  </pic:spPr>
                </pic:pic>
              </a:graphicData>
            </a:graphic>
          </wp:inline>
        </w:drawing>
      </w:r>
    </w:p>
    <w:p w14:paraId="320AEC91" w14:textId="0BB3ABE9" w:rsidR="005F2A2E" w:rsidRDefault="005F2A2E" w:rsidP="00627412">
      <w:r>
        <w:lastRenderedPageBreak/>
        <w:t xml:space="preserve">If you were looking for a device named </w:t>
      </w:r>
      <w:proofErr w:type="spellStart"/>
      <w:r>
        <w:t>key_pair</w:t>
      </w:r>
      <w:proofErr w:type="spellEnd"/>
      <w:r>
        <w:t xml:space="preserve"> you could do something like this:</w:t>
      </w:r>
    </w:p>
    <w:p w14:paraId="2BC352D6" w14:textId="77777777" w:rsidR="000B3B87" w:rsidRDefault="005F2A2E" w:rsidP="001A77B0">
      <w:pPr>
        <w:pStyle w:val="p1"/>
        <w:spacing w:after="0"/>
        <w:ind w:left="720"/>
        <w:rPr>
          <w:rFonts w:ascii="Courier New" w:hAnsi="Courier New" w:cs="Courier New"/>
          <w:sz w:val="16"/>
          <w:szCs w:val="16"/>
        </w:rPr>
      </w:pPr>
      <w:r w:rsidRPr="008F3A65">
        <w:rPr>
          <w:rFonts w:ascii="Courier New" w:hAnsi="Courier New" w:cs="Courier New"/>
          <w:color w:val="006141"/>
          <w:sz w:val="16"/>
          <w:szCs w:val="16"/>
        </w:rPr>
        <w:t>uint8_t</w:t>
      </w:r>
      <w:r w:rsidRPr="00103FA7">
        <w:rPr>
          <w:rFonts w:ascii="Courier New" w:hAnsi="Courier New" w:cs="Courier New"/>
          <w:sz w:val="16"/>
          <w:szCs w:val="16"/>
        </w:rPr>
        <w:t xml:space="preserve"> *name =</w:t>
      </w:r>
      <w:r w:rsidR="00103FA7" w:rsidRPr="00103FA7">
        <w:rPr>
          <w:rFonts w:ascii="Courier New" w:hAnsi="Courier New" w:cs="Courier New"/>
          <w:sz w:val="16"/>
          <w:szCs w:val="16"/>
        </w:rPr>
        <w:t xml:space="preserve"> </w:t>
      </w:r>
      <w:proofErr w:type="spellStart"/>
      <w:r w:rsidRPr="00103FA7">
        <w:rPr>
          <w:rFonts w:ascii="Courier New" w:hAnsi="Courier New" w:cs="Courier New"/>
          <w:sz w:val="16"/>
          <w:szCs w:val="16"/>
        </w:rPr>
        <w:t>wiced_bt_ble_check_advertising_data</w:t>
      </w:r>
      <w:proofErr w:type="spellEnd"/>
      <w:r w:rsidRPr="00103FA7">
        <w:rPr>
          <w:rFonts w:ascii="Courier New" w:hAnsi="Courier New" w:cs="Courier New"/>
          <w:sz w:val="16"/>
          <w:szCs w:val="16"/>
        </w:rPr>
        <w:t>(</w:t>
      </w:r>
      <w:proofErr w:type="spellStart"/>
      <w:r w:rsidRPr="00103FA7">
        <w:rPr>
          <w:rFonts w:ascii="Courier New" w:hAnsi="Courier New" w:cs="Courier New"/>
          <w:sz w:val="16"/>
          <w:szCs w:val="16"/>
        </w:rPr>
        <w:t>p_adv_data</w:t>
      </w:r>
      <w:proofErr w:type="spellEnd"/>
      <w:r w:rsidRPr="00103FA7">
        <w:rPr>
          <w:rFonts w:ascii="Courier New" w:hAnsi="Courier New" w:cs="Courier New"/>
          <w:sz w:val="16"/>
          <w:szCs w:val="16"/>
        </w:rPr>
        <w:t>,</w:t>
      </w:r>
      <w:r w:rsidR="000B3B87">
        <w:rPr>
          <w:rFonts w:ascii="Courier New" w:hAnsi="Courier New" w:cs="Courier New"/>
          <w:sz w:val="16"/>
          <w:szCs w:val="16"/>
        </w:rPr>
        <w:t xml:space="preserve"> </w:t>
      </w:r>
    </w:p>
    <w:p w14:paraId="0EE236B7" w14:textId="1069411F" w:rsidR="005F2A2E" w:rsidRDefault="000B3B87" w:rsidP="001A77B0">
      <w:pPr>
        <w:pStyle w:val="p1"/>
        <w:spacing w:after="0"/>
        <w:ind w:left="2160"/>
        <w:rPr>
          <w:rFonts w:ascii="Courier New" w:hAnsi="Courier New" w:cs="Courier New"/>
          <w:sz w:val="16"/>
          <w:szCs w:val="16"/>
        </w:rPr>
      </w:pPr>
      <w:r>
        <w:rPr>
          <w:rStyle w:val="s2"/>
          <w:rFonts w:ascii="Courier New" w:hAnsi="Courier New" w:cs="Courier New"/>
          <w:sz w:val="16"/>
          <w:szCs w:val="16"/>
        </w:rPr>
        <w:t xml:space="preserve"> </w:t>
      </w:r>
      <w:r w:rsidR="005F2A2E" w:rsidRPr="008F3A65">
        <w:rPr>
          <w:rFonts w:ascii="Courier New" w:hAnsi="Courier New" w:cs="Courier New"/>
          <w:color w:val="0326CC"/>
          <w:sz w:val="16"/>
          <w:szCs w:val="16"/>
        </w:rPr>
        <w:t>BTM_BLE_ADVERT_TYPE_NAME_COMPLETE</w:t>
      </w:r>
      <w:r w:rsidR="005F2A2E" w:rsidRPr="00103FA7">
        <w:rPr>
          <w:rFonts w:ascii="Courier New" w:hAnsi="Courier New" w:cs="Courier New"/>
          <w:sz w:val="16"/>
          <w:szCs w:val="16"/>
        </w:rPr>
        <w:t>,</w:t>
      </w:r>
      <w:r>
        <w:rPr>
          <w:rFonts w:ascii="Courier New" w:hAnsi="Courier New" w:cs="Courier New"/>
          <w:sz w:val="16"/>
          <w:szCs w:val="16"/>
        </w:rPr>
        <w:t xml:space="preserve"> </w:t>
      </w:r>
      <w:r w:rsidR="005F2A2E" w:rsidRPr="00103FA7">
        <w:rPr>
          <w:rFonts w:ascii="Courier New" w:hAnsi="Courier New" w:cs="Courier New"/>
          <w:sz w:val="16"/>
          <w:szCs w:val="16"/>
        </w:rPr>
        <w:t>&amp;</w:t>
      </w:r>
      <w:proofErr w:type="spellStart"/>
      <w:r w:rsidR="005F2A2E" w:rsidRPr="00103FA7">
        <w:rPr>
          <w:rFonts w:ascii="Courier New" w:hAnsi="Courier New" w:cs="Courier New"/>
          <w:sz w:val="16"/>
          <w:szCs w:val="16"/>
        </w:rPr>
        <w:t>len</w:t>
      </w:r>
      <w:proofErr w:type="spellEnd"/>
      <w:r w:rsidR="005F2A2E" w:rsidRPr="00103FA7">
        <w:rPr>
          <w:rFonts w:ascii="Courier New" w:hAnsi="Courier New" w:cs="Courier New"/>
          <w:sz w:val="16"/>
          <w:szCs w:val="16"/>
        </w:rPr>
        <w:t>);</w:t>
      </w:r>
    </w:p>
    <w:p w14:paraId="629587ED" w14:textId="77777777" w:rsidR="00835DB8" w:rsidRPr="00103FA7" w:rsidRDefault="00835DB8" w:rsidP="001A77B0">
      <w:pPr>
        <w:pStyle w:val="p1"/>
        <w:spacing w:after="0"/>
        <w:ind w:left="2160"/>
        <w:rPr>
          <w:rFonts w:ascii="Courier New" w:hAnsi="Courier New" w:cs="Courier New"/>
          <w:sz w:val="16"/>
          <w:szCs w:val="16"/>
        </w:rPr>
      </w:pPr>
    </w:p>
    <w:p w14:paraId="1759B112" w14:textId="36D5D5CC" w:rsidR="005F2A2E" w:rsidRPr="00103FA7" w:rsidRDefault="005F2A2E" w:rsidP="001A77B0">
      <w:pPr>
        <w:pStyle w:val="p1"/>
        <w:spacing w:after="0"/>
        <w:ind w:left="720"/>
        <w:rPr>
          <w:rFonts w:ascii="Courier New" w:hAnsi="Courier New" w:cs="Courier New"/>
          <w:sz w:val="16"/>
          <w:szCs w:val="16"/>
        </w:rPr>
      </w:pPr>
      <w:r w:rsidRPr="00103FA7">
        <w:rPr>
          <w:rStyle w:val="s3"/>
          <w:rFonts w:ascii="Courier New" w:hAnsi="Courier New" w:cs="Courier New"/>
          <w:sz w:val="16"/>
          <w:szCs w:val="16"/>
        </w:rPr>
        <w:t>if</w:t>
      </w:r>
      <w:r w:rsidRPr="00103FA7">
        <w:rPr>
          <w:rFonts w:ascii="Courier New" w:hAnsi="Courier New" w:cs="Courier New"/>
          <w:sz w:val="16"/>
          <w:szCs w:val="16"/>
        </w:rPr>
        <w:t xml:space="preserve">(name &amp;&amp; </w:t>
      </w:r>
      <w:r w:rsidR="00242C8C">
        <w:rPr>
          <w:rFonts w:ascii="Courier New" w:hAnsi="Courier New" w:cs="Courier New"/>
          <w:sz w:val="16"/>
          <w:szCs w:val="16"/>
        </w:rPr>
        <w:t>(</w:t>
      </w:r>
      <w:proofErr w:type="spellStart"/>
      <w:r w:rsidRPr="00103FA7">
        <w:rPr>
          <w:rFonts w:ascii="Courier New" w:hAnsi="Courier New" w:cs="Courier New"/>
          <w:sz w:val="16"/>
          <w:szCs w:val="16"/>
        </w:rPr>
        <w:t>strncmp</w:t>
      </w:r>
      <w:proofErr w:type="spellEnd"/>
      <w:r w:rsidRPr="00103FA7">
        <w:rPr>
          <w:rFonts w:ascii="Courier New" w:hAnsi="Courier New" w:cs="Courier New"/>
          <w:sz w:val="16"/>
          <w:szCs w:val="16"/>
        </w:rPr>
        <w:t>(name,</w:t>
      </w:r>
      <w:r w:rsidRPr="00103FA7">
        <w:rPr>
          <w:rStyle w:val="s4"/>
          <w:rFonts w:ascii="Courier New" w:hAnsi="Courier New" w:cs="Courier New"/>
          <w:sz w:val="16"/>
          <w:szCs w:val="16"/>
        </w:rPr>
        <w:t>"</w:t>
      </w:r>
      <w:r w:rsidRPr="00103FA7">
        <w:rPr>
          <w:rStyle w:val="s5"/>
          <w:rFonts w:ascii="Courier New" w:hAnsi="Courier New" w:cs="Courier New"/>
          <w:sz w:val="16"/>
          <w:szCs w:val="16"/>
        </w:rPr>
        <w:t>key_pair</w:t>
      </w:r>
      <w:r w:rsidRPr="00103FA7">
        <w:rPr>
          <w:rStyle w:val="s4"/>
          <w:rFonts w:ascii="Courier New" w:hAnsi="Courier New" w:cs="Courier New"/>
          <w:sz w:val="16"/>
          <w:szCs w:val="16"/>
        </w:rPr>
        <w:t>"</w:t>
      </w:r>
      <w:r w:rsidRPr="00103FA7">
        <w:rPr>
          <w:rFonts w:ascii="Courier New" w:hAnsi="Courier New" w:cs="Courier New"/>
          <w:sz w:val="16"/>
          <w:szCs w:val="16"/>
        </w:rPr>
        <w:t>,</w:t>
      </w:r>
      <w:proofErr w:type="spellStart"/>
      <w:r w:rsidRPr="00103FA7">
        <w:rPr>
          <w:rFonts w:ascii="Courier New" w:hAnsi="Courier New" w:cs="Courier New"/>
          <w:sz w:val="16"/>
          <w:szCs w:val="16"/>
        </w:rPr>
        <w:t>len</w:t>
      </w:r>
      <w:proofErr w:type="spellEnd"/>
      <w:del w:id="3" w:author="Richa Dham" w:date="2018-12-20T16:21:00Z">
        <w:r w:rsidRPr="00103FA7" w:rsidDel="00E7274E">
          <w:rPr>
            <w:rFonts w:ascii="Courier New" w:hAnsi="Courier New" w:cs="Courier New"/>
            <w:sz w:val="16"/>
            <w:szCs w:val="16"/>
          </w:rPr>
          <w:delText>gth</w:delText>
        </w:r>
      </w:del>
      <w:r w:rsidRPr="00103FA7">
        <w:rPr>
          <w:rFonts w:ascii="Courier New" w:hAnsi="Courier New" w:cs="Courier New"/>
          <w:sz w:val="16"/>
          <w:szCs w:val="16"/>
        </w:rPr>
        <w:t>)</w:t>
      </w:r>
      <w:r w:rsidR="00242C8C">
        <w:rPr>
          <w:rFonts w:ascii="Courier New" w:hAnsi="Courier New" w:cs="Courier New"/>
          <w:sz w:val="16"/>
          <w:szCs w:val="16"/>
        </w:rPr>
        <w:t xml:space="preserve"> == 0)</w:t>
      </w:r>
      <w:r w:rsidRPr="00103FA7">
        <w:rPr>
          <w:rFonts w:ascii="Courier New" w:hAnsi="Courier New" w:cs="Courier New"/>
          <w:sz w:val="16"/>
          <w:szCs w:val="16"/>
        </w:rPr>
        <w:t>)</w:t>
      </w:r>
    </w:p>
    <w:p w14:paraId="66EAC7EB" w14:textId="5399916A" w:rsidR="005F2A2E" w:rsidRPr="00103FA7" w:rsidRDefault="005F2A2E" w:rsidP="001A77B0">
      <w:pPr>
        <w:pStyle w:val="p1"/>
        <w:spacing w:after="0"/>
        <w:ind w:left="720"/>
        <w:rPr>
          <w:rFonts w:ascii="Courier New" w:hAnsi="Courier New" w:cs="Courier New"/>
          <w:sz w:val="16"/>
          <w:szCs w:val="16"/>
        </w:rPr>
      </w:pPr>
      <w:r w:rsidRPr="00103FA7">
        <w:rPr>
          <w:rFonts w:ascii="Courier New" w:hAnsi="Courier New" w:cs="Courier New"/>
          <w:sz w:val="16"/>
          <w:szCs w:val="16"/>
        </w:rPr>
        <w:t>{</w:t>
      </w:r>
    </w:p>
    <w:p w14:paraId="3CFE7683" w14:textId="3D9F4FE2" w:rsidR="005F2A2E" w:rsidRPr="00103FA7" w:rsidRDefault="005F2A2E" w:rsidP="001A77B0">
      <w:pPr>
        <w:pStyle w:val="p1"/>
        <w:spacing w:after="0"/>
        <w:ind w:left="720"/>
        <w:rPr>
          <w:rFonts w:ascii="Courier New" w:hAnsi="Courier New" w:cs="Courier New"/>
          <w:sz w:val="16"/>
          <w:szCs w:val="16"/>
        </w:rPr>
      </w:pPr>
      <w:r w:rsidRPr="00103FA7">
        <w:rPr>
          <w:rStyle w:val="apple-converted-space"/>
          <w:rFonts w:ascii="Courier New" w:hAnsi="Courier New" w:cs="Courier New"/>
          <w:sz w:val="16"/>
          <w:szCs w:val="16"/>
        </w:rPr>
        <w:t>   </w:t>
      </w:r>
      <w:r w:rsidR="00103FA7">
        <w:rPr>
          <w:rStyle w:val="apple-converted-space"/>
          <w:rFonts w:ascii="Courier New" w:hAnsi="Courier New" w:cs="Courier New"/>
          <w:sz w:val="16"/>
          <w:szCs w:val="16"/>
        </w:rPr>
        <w:t xml:space="preserve"> </w:t>
      </w:r>
      <w:r w:rsidRPr="00103FA7">
        <w:rPr>
          <w:rFonts w:ascii="Courier New" w:hAnsi="Courier New" w:cs="Courier New"/>
          <w:sz w:val="16"/>
          <w:szCs w:val="16"/>
        </w:rPr>
        <w:t>WICED_BT_TRACE(</w:t>
      </w:r>
      <w:r w:rsidRPr="00103FA7">
        <w:rPr>
          <w:rStyle w:val="s4"/>
          <w:rFonts w:ascii="Courier New" w:hAnsi="Courier New" w:cs="Courier New"/>
          <w:sz w:val="16"/>
          <w:szCs w:val="16"/>
        </w:rPr>
        <w:t xml:space="preserve">"Host = %B </w:t>
      </w:r>
      <w:r w:rsidRPr="00103FA7">
        <w:rPr>
          <w:rStyle w:val="s5"/>
          <w:rFonts w:ascii="Courier New" w:hAnsi="Courier New" w:cs="Courier New"/>
          <w:sz w:val="16"/>
          <w:szCs w:val="16"/>
        </w:rPr>
        <w:t>keypair</w:t>
      </w:r>
      <w:r w:rsidRPr="00103FA7">
        <w:rPr>
          <w:rStyle w:val="s4"/>
          <w:rFonts w:ascii="Courier New" w:hAnsi="Courier New" w:cs="Courier New"/>
          <w:sz w:val="16"/>
          <w:szCs w:val="16"/>
        </w:rPr>
        <w:t>\r\n "</w:t>
      </w:r>
      <w:r w:rsidRPr="00103FA7">
        <w:rPr>
          <w:rFonts w:ascii="Courier New" w:hAnsi="Courier New" w:cs="Courier New"/>
          <w:sz w:val="16"/>
          <w:szCs w:val="16"/>
        </w:rPr>
        <w:t>,</w:t>
      </w:r>
      <w:r w:rsidR="000B3B87">
        <w:rPr>
          <w:rFonts w:ascii="Courier New" w:hAnsi="Courier New" w:cs="Courier New"/>
          <w:sz w:val="16"/>
          <w:szCs w:val="16"/>
        </w:rPr>
        <w:t xml:space="preserve"> </w:t>
      </w:r>
      <w:proofErr w:type="spellStart"/>
      <w:r w:rsidRPr="00103FA7">
        <w:rPr>
          <w:rFonts w:ascii="Courier New" w:hAnsi="Courier New" w:cs="Courier New"/>
          <w:sz w:val="16"/>
          <w:szCs w:val="16"/>
        </w:rPr>
        <w:t>p_scan_result</w:t>
      </w:r>
      <w:proofErr w:type="spellEnd"/>
      <w:r w:rsidRPr="00103FA7">
        <w:rPr>
          <w:rFonts w:ascii="Courier New" w:hAnsi="Courier New" w:cs="Courier New"/>
          <w:sz w:val="16"/>
          <w:szCs w:val="16"/>
        </w:rPr>
        <w:t>-&gt;</w:t>
      </w:r>
      <w:proofErr w:type="spellStart"/>
      <w:r w:rsidRPr="00103FA7">
        <w:rPr>
          <w:rStyle w:val="s2"/>
          <w:rFonts w:ascii="Courier New" w:hAnsi="Courier New" w:cs="Courier New"/>
          <w:sz w:val="16"/>
          <w:szCs w:val="16"/>
        </w:rPr>
        <w:t>remote_bd_addr</w:t>
      </w:r>
      <w:proofErr w:type="spellEnd"/>
      <w:r w:rsidRPr="00103FA7">
        <w:rPr>
          <w:rFonts w:ascii="Courier New" w:hAnsi="Courier New" w:cs="Courier New"/>
          <w:sz w:val="16"/>
          <w:szCs w:val="16"/>
        </w:rPr>
        <w:t>);</w:t>
      </w:r>
    </w:p>
    <w:p w14:paraId="09154341" w14:textId="6B50E123" w:rsidR="005F2A2E" w:rsidRPr="00103FA7" w:rsidRDefault="005F2A2E" w:rsidP="001A77B0">
      <w:pPr>
        <w:pStyle w:val="p1"/>
        <w:ind w:left="720"/>
        <w:rPr>
          <w:rFonts w:ascii="Courier New" w:hAnsi="Courier New" w:cs="Courier New"/>
          <w:sz w:val="16"/>
          <w:szCs w:val="16"/>
        </w:rPr>
      </w:pPr>
      <w:r w:rsidRPr="00103FA7">
        <w:rPr>
          <w:rFonts w:ascii="Courier New" w:hAnsi="Courier New" w:cs="Courier New"/>
          <w:sz w:val="16"/>
          <w:szCs w:val="16"/>
        </w:rPr>
        <w:t>}</w:t>
      </w:r>
    </w:p>
    <w:p w14:paraId="06D6C2E5" w14:textId="6E6BEDF0" w:rsidR="005F2A2E" w:rsidRDefault="005F2A2E" w:rsidP="005F2A2E">
      <w:r>
        <w:t>If you were looking for a device that was advertising the keypair Service UUID you might do this</w:t>
      </w:r>
      <w:r w:rsidR="00B04E43">
        <w:t xml:space="preserve"> (notice that the UUIDs are stored little endian in the advertising packet)</w:t>
      </w:r>
      <w:r w:rsidR="00103FA7">
        <w:t>:</w:t>
      </w:r>
    </w:p>
    <w:p w14:paraId="3B4A932A" w14:textId="63F97618" w:rsidR="000A6956" w:rsidRPr="00103FA7" w:rsidRDefault="000A6956" w:rsidP="001A77B0">
      <w:pPr>
        <w:spacing w:after="0"/>
        <w:ind w:left="720"/>
        <w:rPr>
          <w:rFonts w:ascii="Courier New" w:hAnsi="Courier New" w:cs="Courier New"/>
          <w:sz w:val="16"/>
          <w:szCs w:val="16"/>
        </w:rPr>
      </w:pPr>
      <w:r w:rsidRPr="00103FA7">
        <w:rPr>
          <w:rFonts w:ascii="Courier New" w:hAnsi="Courier New" w:cs="Courier New"/>
          <w:color w:val="931A68"/>
          <w:sz w:val="16"/>
          <w:szCs w:val="16"/>
        </w:rPr>
        <w:t>static</w:t>
      </w:r>
      <w:r w:rsidRPr="00103FA7">
        <w:rPr>
          <w:rFonts w:ascii="Courier New" w:hAnsi="Courier New" w:cs="Courier New"/>
          <w:sz w:val="16"/>
          <w:szCs w:val="16"/>
        </w:rPr>
        <w:t xml:space="preserve"> </w:t>
      </w:r>
      <w:proofErr w:type="spellStart"/>
      <w:r w:rsidRPr="00103FA7">
        <w:rPr>
          <w:rFonts w:ascii="Courier New" w:hAnsi="Courier New" w:cs="Courier New"/>
          <w:color w:val="931A68"/>
          <w:sz w:val="16"/>
          <w:szCs w:val="16"/>
        </w:rPr>
        <w:t>const</w:t>
      </w:r>
      <w:proofErr w:type="spellEnd"/>
      <w:r w:rsidRPr="00103FA7">
        <w:rPr>
          <w:rFonts w:ascii="Courier New" w:hAnsi="Courier New" w:cs="Courier New"/>
          <w:sz w:val="16"/>
          <w:szCs w:val="16"/>
        </w:rPr>
        <w:t xml:space="preserve"> uint</w:t>
      </w:r>
      <w:r w:rsidR="006B0DDD" w:rsidRPr="00103FA7">
        <w:rPr>
          <w:rFonts w:ascii="Courier New" w:hAnsi="Courier New" w:cs="Courier New"/>
          <w:sz w:val="16"/>
          <w:szCs w:val="16"/>
        </w:rPr>
        <w:t>8</w:t>
      </w:r>
      <w:r w:rsidRPr="00103FA7">
        <w:rPr>
          <w:rFonts w:ascii="Courier New" w:hAnsi="Courier New" w:cs="Courier New"/>
          <w:sz w:val="16"/>
          <w:szCs w:val="16"/>
        </w:rPr>
        <w:t>_t serviceUUID[]={0x31,0x01,0x9B,0x5F,0x80,0x00,0x00,0x80,0x00,0x10,0x00,0x00,0xB5,0xCA,0x03,0x00};</w:t>
      </w:r>
    </w:p>
    <w:p w14:paraId="36FC7A0A" w14:textId="77777777" w:rsidR="000A6956" w:rsidRPr="00103FA7" w:rsidRDefault="000A6956" w:rsidP="001A77B0">
      <w:pPr>
        <w:spacing w:after="0"/>
        <w:ind w:left="720"/>
        <w:rPr>
          <w:rFonts w:ascii="Courier New" w:hAnsi="Courier New" w:cs="Courier New"/>
          <w:sz w:val="16"/>
          <w:szCs w:val="16"/>
        </w:rPr>
      </w:pPr>
      <w:r w:rsidRPr="00103FA7">
        <w:rPr>
          <w:rFonts w:ascii="Courier New" w:hAnsi="Courier New" w:cs="Courier New"/>
          <w:sz w:val="16"/>
          <w:szCs w:val="16"/>
        </w:rPr>
        <w:t>    </w:t>
      </w:r>
    </w:p>
    <w:p w14:paraId="040C62ED" w14:textId="77777777" w:rsidR="008F3A65" w:rsidRDefault="000A6956" w:rsidP="001A77B0">
      <w:pPr>
        <w:spacing w:after="0"/>
        <w:ind w:left="720"/>
        <w:rPr>
          <w:rFonts w:ascii="Courier New" w:hAnsi="Courier New" w:cs="Courier New"/>
          <w:sz w:val="16"/>
          <w:szCs w:val="16"/>
        </w:rPr>
      </w:pPr>
      <w:r w:rsidRPr="00103FA7">
        <w:rPr>
          <w:rFonts w:ascii="Courier New" w:hAnsi="Courier New" w:cs="Courier New"/>
          <w:color w:val="006141"/>
          <w:sz w:val="16"/>
          <w:szCs w:val="16"/>
        </w:rPr>
        <w:t>uint8_t</w:t>
      </w:r>
      <w:r w:rsidRPr="00103FA7">
        <w:rPr>
          <w:rFonts w:ascii="Courier New" w:hAnsi="Courier New" w:cs="Courier New"/>
          <w:sz w:val="16"/>
          <w:szCs w:val="16"/>
        </w:rPr>
        <w:t xml:space="preserve"> *</w:t>
      </w:r>
      <w:proofErr w:type="spellStart"/>
      <w:r w:rsidRPr="00103FA7">
        <w:rPr>
          <w:rFonts w:ascii="Courier New" w:hAnsi="Courier New" w:cs="Courier New"/>
          <w:sz w:val="16"/>
          <w:szCs w:val="16"/>
        </w:rPr>
        <w:t>findServiceUUID</w:t>
      </w:r>
      <w:proofErr w:type="spellEnd"/>
      <w:r w:rsidRPr="00103FA7">
        <w:rPr>
          <w:rFonts w:ascii="Courier New" w:hAnsi="Courier New" w:cs="Courier New"/>
          <w:sz w:val="16"/>
          <w:szCs w:val="16"/>
        </w:rPr>
        <w:t xml:space="preserve"> = </w:t>
      </w:r>
      <w:proofErr w:type="spellStart"/>
      <w:r w:rsidRPr="00103FA7">
        <w:rPr>
          <w:rFonts w:ascii="Courier New" w:hAnsi="Courier New" w:cs="Courier New"/>
          <w:sz w:val="16"/>
          <w:szCs w:val="16"/>
        </w:rPr>
        <w:t>wiced_bt_ble_check_advertising_data</w:t>
      </w:r>
      <w:proofErr w:type="spellEnd"/>
      <w:r w:rsidRPr="00103FA7">
        <w:rPr>
          <w:rFonts w:ascii="Courier New" w:hAnsi="Courier New" w:cs="Courier New"/>
          <w:sz w:val="16"/>
          <w:szCs w:val="16"/>
        </w:rPr>
        <w:t>(</w:t>
      </w:r>
      <w:proofErr w:type="spellStart"/>
      <w:r w:rsidRPr="00103FA7">
        <w:rPr>
          <w:rFonts w:ascii="Courier New" w:hAnsi="Courier New" w:cs="Courier New"/>
          <w:sz w:val="16"/>
          <w:szCs w:val="16"/>
        </w:rPr>
        <w:t>p_adv_data</w:t>
      </w:r>
      <w:proofErr w:type="spellEnd"/>
      <w:r w:rsidRPr="00103FA7">
        <w:rPr>
          <w:rFonts w:ascii="Courier New" w:hAnsi="Courier New" w:cs="Courier New"/>
          <w:sz w:val="16"/>
          <w:szCs w:val="16"/>
        </w:rPr>
        <w:t>,</w:t>
      </w:r>
      <w:r w:rsidR="008F3A65">
        <w:rPr>
          <w:rFonts w:ascii="Courier New" w:hAnsi="Courier New" w:cs="Courier New"/>
          <w:sz w:val="16"/>
          <w:szCs w:val="16"/>
        </w:rPr>
        <w:t xml:space="preserve">  </w:t>
      </w:r>
    </w:p>
    <w:p w14:paraId="0EE2ABED" w14:textId="6D5F57C0" w:rsidR="000A6956" w:rsidRDefault="008F3A65" w:rsidP="001A77B0">
      <w:pPr>
        <w:spacing w:after="0"/>
        <w:ind w:left="720"/>
        <w:rPr>
          <w:rFonts w:ascii="Courier New" w:hAnsi="Courier New" w:cs="Courier New"/>
          <w:sz w:val="16"/>
          <w:szCs w:val="16"/>
        </w:rPr>
      </w:pPr>
      <w:r>
        <w:rPr>
          <w:rFonts w:ascii="Courier New" w:hAnsi="Courier New" w:cs="Courier New"/>
          <w:color w:val="0326CC"/>
          <w:sz w:val="16"/>
          <w:szCs w:val="16"/>
        </w:rPr>
        <w:t xml:space="preserve">                           </w:t>
      </w:r>
      <w:r w:rsidR="000A6956" w:rsidRPr="00103FA7">
        <w:rPr>
          <w:rFonts w:ascii="Courier New" w:hAnsi="Courier New" w:cs="Courier New"/>
          <w:color w:val="0326CC"/>
          <w:sz w:val="16"/>
          <w:szCs w:val="16"/>
        </w:rPr>
        <w:t>BTM_BLE_ADVERT_TYPE_128SRV_COMPLETE</w:t>
      </w:r>
      <w:r w:rsidR="000A6956" w:rsidRPr="00103FA7">
        <w:rPr>
          <w:rFonts w:ascii="Courier New" w:hAnsi="Courier New" w:cs="Courier New"/>
          <w:sz w:val="16"/>
          <w:szCs w:val="16"/>
        </w:rPr>
        <w:t>,&amp;len);</w:t>
      </w:r>
    </w:p>
    <w:p w14:paraId="0FA5F6FC" w14:textId="77777777" w:rsidR="00103FA7" w:rsidRPr="00103FA7" w:rsidRDefault="00103FA7" w:rsidP="001A77B0">
      <w:pPr>
        <w:spacing w:after="0"/>
        <w:ind w:left="720"/>
        <w:rPr>
          <w:rFonts w:ascii="Courier New" w:hAnsi="Courier New" w:cs="Courier New"/>
          <w:sz w:val="16"/>
          <w:szCs w:val="16"/>
        </w:rPr>
      </w:pPr>
    </w:p>
    <w:p w14:paraId="28EA51DB" w14:textId="35440537" w:rsidR="000A6956" w:rsidRPr="00103FA7" w:rsidRDefault="000A6956" w:rsidP="001A77B0">
      <w:pPr>
        <w:spacing w:after="0"/>
        <w:ind w:left="720"/>
        <w:rPr>
          <w:rFonts w:ascii="Courier New" w:hAnsi="Courier New" w:cs="Courier New"/>
          <w:sz w:val="16"/>
          <w:szCs w:val="16"/>
        </w:rPr>
      </w:pPr>
      <w:r w:rsidRPr="00103FA7">
        <w:rPr>
          <w:rFonts w:ascii="Courier New" w:hAnsi="Courier New" w:cs="Courier New"/>
          <w:color w:val="931A68"/>
          <w:sz w:val="16"/>
          <w:szCs w:val="16"/>
        </w:rPr>
        <w:t>if</w:t>
      </w:r>
      <w:r w:rsidRPr="00103FA7">
        <w:rPr>
          <w:rFonts w:ascii="Courier New" w:hAnsi="Courier New" w:cs="Courier New"/>
          <w:sz w:val="16"/>
          <w:szCs w:val="16"/>
        </w:rPr>
        <w:t>(</w:t>
      </w:r>
      <w:proofErr w:type="spellStart"/>
      <w:r w:rsidRPr="00103FA7">
        <w:rPr>
          <w:rFonts w:ascii="Courier New" w:hAnsi="Courier New" w:cs="Courier New"/>
          <w:sz w:val="16"/>
          <w:szCs w:val="16"/>
        </w:rPr>
        <w:t>findServiceUUID</w:t>
      </w:r>
      <w:proofErr w:type="spellEnd"/>
      <w:r w:rsidRPr="00103FA7">
        <w:rPr>
          <w:rFonts w:ascii="Courier New" w:hAnsi="Courier New" w:cs="Courier New"/>
          <w:sz w:val="16"/>
          <w:szCs w:val="16"/>
        </w:rPr>
        <w:t xml:space="preserve"> &amp;&amp; </w:t>
      </w:r>
      <w:r w:rsidR="00242C8C">
        <w:rPr>
          <w:rFonts w:ascii="Courier New" w:hAnsi="Courier New" w:cs="Courier New"/>
          <w:sz w:val="16"/>
          <w:szCs w:val="16"/>
        </w:rPr>
        <w:t>(</w:t>
      </w:r>
      <w:proofErr w:type="spellStart"/>
      <w:r w:rsidRPr="00103FA7">
        <w:rPr>
          <w:rFonts w:ascii="Courier New" w:hAnsi="Courier New" w:cs="Courier New"/>
          <w:sz w:val="16"/>
          <w:szCs w:val="16"/>
        </w:rPr>
        <w:t>memcmp</w:t>
      </w:r>
      <w:proofErr w:type="spellEnd"/>
      <w:r w:rsidRPr="00103FA7">
        <w:rPr>
          <w:rFonts w:ascii="Courier New" w:hAnsi="Courier New" w:cs="Courier New"/>
          <w:sz w:val="16"/>
          <w:szCs w:val="16"/>
        </w:rPr>
        <w:t>(</w:t>
      </w:r>
      <w:proofErr w:type="spellStart"/>
      <w:r w:rsidR="00242C8C">
        <w:rPr>
          <w:rFonts w:ascii="Courier New" w:hAnsi="Courier New" w:cs="Courier New"/>
          <w:sz w:val="16"/>
          <w:szCs w:val="16"/>
        </w:rPr>
        <w:t>findS</w:t>
      </w:r>
      <w:r w:rsidRPr="00103FA7">
        <w:rPr>
          <w:rFonts w:ascii="Courier New" w:hAnsi="Courier New" w:cs="Courier New"/>
          <w:sz w:val="16"/>
          <w:szCs w:val="16"/>
        </w:rPr>
        <w:t>erviceUUID,serviceUUID,</w:t>
      </w:r>
      <w:r w:rsidR="002D7BCC">
        <w:rPr>
          <w:rFonts w:ascii="Courier New" w:hAnsi="Courier New" w:cs="Courier New"/>
          <w:sz w:val="16"/>
          <w:szCs w:val="16"/>
        </w:rPr>
        <w:t>len</w:t>
      </w:r>
      <w:proofErr w:type="spellEnd"/>
      <w:r w:rsidRPr="00103FA7">
        <w:rPr>
          <w:rFonts w:ascii="Courier New" w:hAnsi="Courier New" w:cs="Courier New"/>
          <w:sz w:val="16"/>
          <w:szCs w:val="16"/>
        </w:rPr>
        <w:t>) == 0</w:t>
      </w:r>
      <w:r w:rsidR="00242C8C">
        <w:rPr>
          <w:rFonts w:ascii="Courier New" w:hAnsi="Courier New" w:cs="Courier New"/>
          <w:sz w:val="16"/>
          <w:szCs w:val="16"/>
        </w:rPr>
        <w:t>)</w:t>
      </w:r>
      <w:r w:rsidRPr="00103FA7">
        <w:rPr>
          <w:rFonts w:ascii="Courier New" w:hAnsi="Courier New" w:cs="Courier New"/>
          <w:sz w:val="16"/>
          <w:szCs w:val="16"/>
        </w:rPr>
        <w:t>)</w:t>
      </w:r>
    </w:p>
    <w:p w14:paraId="4052FF39" w14:textId="68B9671F" w:rsidR="000A6956" w:rsidRPr="00103FA7" w:rsidRDefault="000A6956" w:rsidP="001A77B0">
      <w:pPr>
        <w:spacing w:after="0"/>
        <w:ind w:left="720"/>
        <w:rPr>
          <w:rFonts w:ascii="Courier New" w:hAnsi="Courier New" w:cs="Courier New"/>
          <w:sz w:val="16"/>
          <w:szCs w:val="16"/>
        </w:rPr>
      </w:pPr>
      <w:r w:rsidRPr="00103FA7">
        <w:rPr>
          <w:rFonts w:ascii="Courier New" w:hAnsi="Courier New" w:cs="Courier New"/>
          <w:sz w:val="16"/>
          <w:szCs w:val="16"/>
        </w:rPr>
        <w:t>{</w:t>
      </w:r>
    </w:p>
    <w:p w14:paraId="4B15FE2E" w14:textId="3C646CE8" w:rsidR="000A6956" w:rsidRPr="00103FA7" w:rsidRDefault="000A6956" w:rsidP="001A77B0">
      <w:pPr>
        <w:spacing w:after="0"/>
        <w:ind w:left="720"/>
        <w:rPr>
          <w:rFonts w:ascii="Courier New" w:hAnsi="Courier New" w:cs="Courier New"/>
          <w:sz w:val="16"/>
          <w:szCs w:val="16"/>
        </w:rPr>
      </w:pPr>
      <w:r w:rsidRPr="00103FA7">
        <w:rPr>
          <w:rFonts w:ascii="Courier New" w:hAnsi="Courier New" w:cs="Courier New"/>
          <w:sz w:val="16"/>
          <w:szCs w:val="16"/>
        </w:rPr>
        <w:t>    WICED_BT_TRACE(</w:t>
      </w:r>
      <w:r w:rsidRPr="00103FA7">
        <w:rPr>
          <w:rFonts w:ascii="Courier New" w:hAnsi="Courier New" w:cs="Courier New"/>
          <w:color w:val="3933FF"/>
          <w:sz w:val="16"/>
          <w:szCs w:val="16"/>
        </w:rPr>
        <w:t>"Host = %B Found Service UUID\r\n "</w:t>
      </w:r>
      <w:r w:rsidRPr="00103FA7">
        <w:rPr>
          <w:rFonts w:ascii="Courier New" w:hAnsi="Courier New" w:cs="Courier New"/>
          <w:sz w:val="16"/>
          <w:szCs w:val="16"/>
        </w:rPr>
        <w:t>,</w:t>
      </w:r>
      <w:r w:rsidR="000B3B87">
        <w:rPr>
          <w:rFonts w:ascii="Courier New" w:hAnsi="Courier New" w:cs="Courier New"/>
          <w:sz w:val="16"/>
          <w:szCs w:val="16"/>
        </w:rPr>
        <w:t xml:space="preserve"> </w:t>
      </w:r>
      <w:proofErr w:type="spellStart"/>
      <w:r w:rsidRPr="00103FA7">
        <w:rPr>
          <w:rFonts w:ascii="Courier New" w:hAnsi="Courier New" w:cs="Courier New"/>
          <w:sz w:val="16"/>
          <w:szCs w:val="16"/>
        </w:rPr>
        <w:t>p_scan_result</w:t>
      </w:r>
      <w:proofErr w:type="spellEnd"/>
      <w:r w:rsidRPr="00103FA7">
        <w:rPr>
          <w:rFonts w:ascii="Courier New" w:hAnsi="Courier New" w:cs="Courier New"/>
          <w:sz w:val="16"/>
          <w:szCs w:val="16"/>
        </w:rPr>
        <w:t>-&gt;</w:t>
      </w:r>
      <w:proofErr w:type="spellStart"/>
      <w:r w:rsidRPr="00103FA7">
        <w:rPr>
          <w:rFonts w:ascii="Courier New" w:hAnsi="Courier New" w:cs="Courier New"/>
          <w:color w:val="0326CC"/>
          <w:sz w:val="16"/>
          <w:szCs w:val="16"/>
        </w:rPr>
        <w:t>remote_bd_addr</w:t>
      </w:r>
      <w:proofErr w:type="spellEnd"/>
      <w:r w:rsidRPr="00103FA7">
        <w:rPr>
          <w:rFonts w:ascii="Courier New" w:hAnsi="Courier New" w:cs="Courier New"/>
          <w:sz w:val="16"/>
          <w:szCs w:val="16"/>
        </w:rPr>
        <w:t>);</w:t>
      </w:r>
    </w:p>
    <w:p w14:paraId="25C507B3" w14:textId="3944CADE" w:rsidR="000A6956" w:rsidRPr="00103FA7" w:rsidRDefault="000A6956" w:rsidP="001A77B0">
      <w:pPr>
        <w:ind w:left="720"/>
        <w:rPr>
          <w:rFonts w:ascii="Courier New" w:hAnsi="Courier New" w:cs="Courier New"/>
          <w:sz w:val="16"/>
          <w:szCs w:val="16"/>
        </w:rPr>
      </w:pPr>
      <w:r w:rsidRPr="00103FA7">
        <w:rPr>
          <w:rFonts w:ascii="Courier New" w:hAnsi="Courier New" w:cs="Courier New"/>
          <w:sz w:val="16"/>
          <w:szCs w:val="16"/>
        </w:rPr>
        <w:t>}</w:t>
      </w:r>
    </w:p>
    <w:p w14:paraId="57FCBF90" w14:textId="54BEBB19" w:rsidR="000A6956" w:rsidRDefault="00EA76F1" w:rsidP="005F2A2E">
      <w:r>
        <w:t>If you were looking for the Peripheral that was advertising the manufacturer</w:t>
      </w:r>
      <w:r w:rsidR="005727ED">
        <w:t>'</w:t>
      </w:r>
      <w:r>
        <w:t xml:space="preserve">s data </w:t>
      </w:r>
      <w:r w:rsidR="00C3389C">
        <w:t xml:space="preserve">with the Cypress manufacturer ID </w:t>
      </w:r>
      <w:r w:rsidR="00103FA7">
        <w:t xml:space="preserve">of </w:t>
      </w:r>
      <w:r w:rsidR="00C3389C">
        <w:t xml:space="preserve">0x0131 and </w:t>
      </w:r>
      <w:r>
        <w:t>0xFA for</w:t>
      </w:r>
      <w:r w:rsidR="00C3389C">
        <w:t xml:space="preserve"> </w:t>
      </w:r>
      <w:r w:rsidR="00103FA7">
        <w:t xml:space="preserve">the </w:t>
      </w:r>
      <w:r w:rsidR="00C3389C">
        <w:t xml:space="preserve">data </w:t>
      </w:r>
      <w:r>
        <w:t xml:space="preserve">(which is what “key </w:t>
      </w:r>
      <w:proofErr w:type="spellStart"/>
      <w:r>
        <w:t>m</w:t>
      </w:r>
      <w:r w:rsidR="00103FA7">
        <w:t>a</w:t>
      </w:r>
      <w:r>
        <w:t>nu</w:t>
      </w:r>
      <w:proofErr w:type="spellEnd"/>
      <w:r>
        <w:t>” is advertising) you might do this</w:t>
      </w:r>
      <w:r w:rsidR="00103FA7">
        <w:t xml:space="preserve"> (again, notice the manufacturer ID is little endian in the advertising packet)</w:t>
      </w:r>
      <w:r>
        <w:t>:</w:t>
      </w:r>
    </w:p>
    <w:p w14:paraId="75D065F1" w14:textId="77777777" w:rsidR="000B3B87" w:rsidRDefault="00B04E43" w:rsidP="001A77B0">
      <w:pPr>
        <w:spacing w:after="0"/>
        <w:ind w:left="720"/>
        <w:rPr>
          <w:rFonts w:ascii="Courier New" w:hAnsi="Courier New" w:cs="Courier New"/>
          <w:sz w:val="16"/>
          <w:szCs w:val="16"/>
        </w:rPr>
      </w:pPr>
      <w:r w:rsidRPr="00103FA7">
        <w:rPr>
          <w:rFonts w:ascii="Courier New" w:hAnsi="Courier New" w:cs="Courier New"/>
          <w:color w:val="006141"/>
          <w:sz w:val="16"/>
          <w:szCs w:val="16"/>
        </w:rPr>
        <w:t>uint8_t</w:t>
      </w:r>
      <w:r w:rsidRPr="00103FA7">
        <w:rPr>
          <w:rFonts w:ascii="Courier New" w:hAnsi="Courier New" w:cs="Courier New"/>
          <w:sz w:val="16"/>
          <w:szCs w:val="16"/>
        </w:rPr>
        <w:t xml:space="preserve"> *</w:t>
      </w:r>
      <w:proofErr w:type="spellStart"/>
      <w:r w:rsidRPr="00103FA7">
        <w:rPr>
          <w:rFonts w:ascii="Courier New" w:hAnsi="Courier New" w:cs="Courier New"/>
          <w:sz w:val="16"/>
          <w:szCs w:val="16"/>
        </w:rPr>
        <w:t>mfgData</w:t>
      </w:r>
      <w:proofErr w:type="spellEnd"/>
      <w:r w:rsidRPr="00103FA7">
        <w:rPr>
          <w:rFonts w:ascii="Courier New" w:hAnsi="Courier New" w:cs="Courier New"/>
          <w:sz w:val="16"/>
          <w:szCs w:val="16"/>
        </w:rPr>
        <w:t xml:space="preserve"> = </w:t>
      </w:r>
      <w:proofErr w:type="spellStart"/>
      <w:r w:rsidRPr="00103FA7">
        <w:rPr>
          <w:rFonts w:ascii="Courier New" w:hAnsi="Courier New" w:cs="Courier New"/>
          <w:sz w:val="16"/>
          <w:szCs w:val="16"/>
        </w:rPr>
        <w:t>wiced_bt_ble_check_advertising_data</w:t>
      </w:r>
      <w:proofErr w:type="spellEnd"/>
      <w:r w:rsidRPr="00103FA7">
        <w:rPr>
          <w:rFonts w:ascii="Courier New" w:hAnsi="Courier New" w:cs="Courier New"/>
          <w:sz w:val="16"/>
          <w:szCs w:val="16"/>
        </w:rPr>
        <w:t>(</w:t>
      </w:r>
      <w:proofErr w:type="spellStart"/>
      <w:r w:rsidRPr="00103FA7">
        <w:rPr>
          <w:rFonts w:ascii="Courier New" w:hAnsi="Courier New" w:cs="Courier New"/>
          <w:sz w:val="16"/>
          <w:szCs w:val="16"/>
        </w:rPr>
        <w:t>p_adv_data</w:t>
      </w:r>
      <w:proofErr w:type="spellEnd"/>
      <w:r w:rsidRPr="00103FA7">
        <w:rPr>
          <w:rFonts w:ascii="Courier New" w:hAnsi="Courier New" w:cs="Courier New"/>
          <w:sz w:val="16"/>
          <w:szCs w:val="16"/>
        </w:rPr>
        <w:t>,</w:t>
      </w:r>
      <w:r w:rsidR="000B3B87">
        <w:rPr>
          <w:rFonts w:ascii="Courier New" w:hAnsi="Courier New" w:cs="Courier New"/>
          <w:sz w:val="16"/>
          <w:szCs w:val="16"/>
        </w:rPr>
        <w:t xml:space="preserve"> </w:t>
      </w:r>
    </w:p>
    <w:p w14:paraId="427EE5F0" w14:textId="5EFA4E6A" w:rsidR="00B04E43" w:rsidRDefault="000B3B87" w:rsidP="001A77B0">
      <w:pPr>
        <w:spacing w:after="0"/>
        <w:ind w:left="1440" w:firstLine="720"/>
        <w:rPr>
          <w:rFonts w:ascii="Courier New" w:hAnsi="Courier New" w:cs="Courier New"/>
          <w:sz w:val="16"/>
          <w:szCs w:val="16"/>
        </w:rPr>
      </w:pPr>
      <w:r>
        <w:rPr>
          <w:rFonts w:ascii="Courier New" w:hAnsi="Courier New" w:cs="Courier New"/>
          <w:color w:val="0326CC"/>
          <w:sz w:val="16"/>
          <w:szCs w:val="16"/>
        </w:rPr>
        <w:t xml:space="preserve">    </w:t>
      </w:r>
      <w:r w:rsidR="00B04E43" w:rsidRPr="00103FA7">
        <w:rPr>
          <w:rFonts w:ascii="Courier New" w:hAnsi="Courier New" w:cs="Courier New"/>
          <w:color w:val="0326CC"/>
          <w:sz w:val="16"/>
          <w:szCs w:val="16"/>
        </w:rPr>
        <w:t>BTM_BLE_ADVERT_TYPE_MANUFACTURER</w:t>
      </w:r>
      <w:r w:rsidR="00B04E43" w:rsidRPr="00103FA7">
        <w:rPr>
          <w:rFonts w:ascii="Courier New" w:hAnsi="Courier New" w:cs="Courier New"/>
          <w:sz w:val="16"/>
          <w:szCs w:val="16"/>
        </w:rPr>
        <w:t>,</w:t>
      </w:r>
      <w:r>
        <w:rPr>
          <w:rFonts w:ascii="Courier New" w:hAnsi="Courier New" w:cs="Courier New"/>
          <w:sz w:val="16"/>
          <w:szCs w:val="16"/>
        </w:rPr>
        <w:t xml:space="preserve"> </w:t>
      </w:r>
      <w:r w:rsidR="00B04E43" w:rsidRPr="00103FA7">
        <w:rPr>
          <w:rFonts w:ascii="Courier New" w:hAnsi="Courier New" w:cs="Courier New"/>
          <w:sz w:val="16"/>
          <w:szCs w:val="16"/>
        </w:rPr>
        <w:t>&amp;</w:t>
      </w:r>
      <w:proofErr w:type="spellStart"/>
      <w:r w:rsidR="00B04E43" w:rsidRPr="00103FA7">
        <w:rPr>
          <w:rFonts w:ascii="Courier New" w:hAnsi="Courier New" w:cs="Courier New"/>
          <w:sz w:val="16"/>
          <w:szCs w:val="16"/>
        </w:rPr>
        <w:t>len</w:t>
      </w:r>
      <w:proofErr w:type="spellEnd"/>
      <w:r w:rsidR="00B04E43" w:rsidRPr="00103FA7">
        <w:rPr>
          <w:rFonts w:ascii="Courier New" w:hAnsi="Courier New" w:cs="Courier New"/>
          <w:sz w:val="16"/>
          <w:szCs w:val="16"/>
        </w:rPr>
        <w:t>);</w:t>
      </w:r>
    </w:p>
    <w:p w14:paraId="7BFD98B8" w14:textId="77777777" w:rsidR="000B3B87" w:rsidRPr="00103FA7" w:rsidRDefault="000B3B87" w:rsidP="001A77B0">
      <w:pPr>
        <w:spacing w:after="0"/>
        <w:ind w:left="720"/>
        <w:rPr>
          <w:rFonts w:ascii="Courier New" w:hAnsi="Courier New" w:cs="Courier New"/>
          <w:sz w:val="16"/>
          <w:szCs w:val="16"/>
        </w:rPr>
      </w:pPr>
    </w:p>
    <w:p w14:paraId="1948034E" w14:textId="6A83FA89" w:rsidR="00B04E43" w:rsidRPr="00103FA7" w:rsidRDefault="00B04E43" w:rsidP="001A77B0">
      <w:pPr>
        <w:spacing w:after="0"/>
        <w:ind w:left="720"/>
        <w:rPr>
          <w:rFonts w:ascii="Courier New" w:hAnsi="Courier New" w:cs="Courier New"/>
          <w:sz w:val="16"/>
          <w:szCs w:val="16"/>
        </w:rPr>
      </w:pPr>
      <w:r w:rsidRPr="00103FA7">
        <w:rPr>
          <w:rFonts w:ascii="Courier New" w:hAnsi="Courier New" w:cs="Courier New"/>
          <w:color w:val="931A68"/>
          <w:sz w:val="16"/>
          <w:szCs w:val="16"/>
        </w:rPr>
        <w:t>if</w:t>
      </w:r>
      <w:r w:rsidRPr="00103FA7">
        <w:rPr>
          <w:rFonts w:ascii="Courier New" w:hAnsi="Courier New" w:cs="Courier New"/>
          <w:sz w:val="16"/>
          <w:szCs w:val="16"/>
        </w:rPr>
        <w:t>(</w:t>
      </w:r>
      <w:proofErr w:type="spellStart"/>
      <w:r w:rsidRPr="00103FA7">
        <w:rPr>
          <w:rFonts w:ascii="Courier New" w:hAnsi="Courier New" w:cs="Courier New"/>
          <w:sz w:val="16"/>
          <w:szCs w:val="16"/>
        </w:rPr>
        <w:t>mfgData</w:t>
      </w:r>
      <w:proofErr w:type="spellEnd"/>
      <w:r w:rsidRPr="00103FA7">
        <w:rPr>
          <w:rFonts w:ascii="Courier New" w:hAnsi="Courier New" w:cs="Courier New"/>
          <w:sz w:val="16"/>
          <w:szCs w:val="16"/>
        </w:rPr>
        <w:t xml:space="preserve"> &amp;&amp; </w:t>
      </w:r>
      <w:proofErr w:type="spellStart"/>
      <w:r w:rsidRPr="00103FA7">
        <w:rPr>
          <w:rFonts w:ascii="Courier New" w:hAnsi="Courier New" w:cs="Courier New"/>
          <w:sz w:val="16"/>
          <w:szCs w:val="16"/>
        </w:rPr>
        <w:t>mfgData</w:t>
      </w:r>
      <w:proofErr w:type="spellEnd"/>
      <w:r w:rsidRPr="00103FA7">
        <w:rPr>
          <w:rFonts w:ascii="Courier New" w:hAnsi="Courier New" w:cs="Courier New"/>
          <w:sz w:val="16"/>
          <w:szCs w:val="16"/>
        </w:rPr>
        <w:t xml:space="preserve">[0] == 0x31 &amp;&amp; </w:t>
      </w:r>
      <w:proofErr w:type="spellStart"/>
      <w:r w:rsidRPr="00103FA7">
        <w:rPr>
          <w:rFonts w:ascii="Courier New" w:hAnsi="Courier New" w:cs="Courier New"/>
          <w:sz w:val="16"/>
          <w:szCs w:val="16"/>
        </w:rPr>
        <w:t>mfgData</w:t>
      </w:r>
      <w:proofErr w:type="spellEnd"/>
      <w:r w:rsidRPr="00103FA7">
        <w:rPr>
          <w:rFonts w:ascii="Courier New" w:hAnsi="Courier New" w:cs="Courier New"/>
          <w:sz w:val="16"/>
          <w:szCs w:val="16"/>
        </w:rPr>
        <w:t xml:space="preserve">[1] == 01 &amp;&amp; </w:t>
      </w:r>
      <w:proofErr w:type="spellStart"/>
      <w:r w:rsidRPr="00103FA7">
        <w:rPr>
          <w:rFonts w:ascii="Courier New" w:hAnsi="Courier New" w:cs="Courier New"/>
          <w:sz w:val="16"/>
          <w:szCs w:val="16"/>
        </w:rPr>
        <w:t>mfgData</w:t>
      </w:r>
      <w:proofErr w:type="spellEnd"/>
      <w:r w:rsidRPr="00103FA7">
        <w:rPr>
          <w:rFonts w:ascii="Courier New" w:hAnsi="Courier New" w:cs="Courier New"/>
          <w:sz w:val="16"/>
          <w:szCs w:val="16"/>
        </w:rPr>
        <w:t>[2] == 0xFA)</w:t>
      </w:r>
    </w:p>
    <w:p w14:paraId="7AB37603" w14:textId="642F5BC5" w:rsidR="00B04E43" w:rsidRPr="00103FA7" w:rsidRDefault="00B04E43" w:rsidP="001A77B0">
      <w:pPr>
        <w:spacing w:after="0"/>
        <w:ind w:left="720"/>
        <w:rPr>
          <w:rFonts w:ascii="Courier New" w:hAnsi="Courier New" w:cs="Courier New"/>
          <w:sz w:val="16"/>
          <w:szCs w:val="16"/>
        </w:rPr>
      </w:pPr>
      <w:r w:rsidRPr="00103FA7">
        <w:rPr>
          <w:rFonts w:ascii="Courier New" w:hAnsi="Courier New" w:cs="Courier New"/>
          <w:sz w:val="16"/>
          <w:szCs w:val="16"/>
        </w:rPr>
        <w:t>{</w:t>
      </w:r>
    </w:p>
    <w:p w14:paraId="51C35783" w14:textId="792931B2" w:rsidR="00B04E43" w:rsidRPr="00103FA7" w:rsidRDefault="00B04E43" w:rsidP="001A77B0">
      <w:pPr>
        <w:spacing w:after="0"/>
        <w:ind w:left="720"/>
        <w:rPr>
          <w:rFonts w:ascii="Courier New" w:hAnsi="Courier New" w:cs="Courier New"/>
          <w:sz w:val="16"/>
          <w:szCs w:val="16"/>
        </w:rPr>
      </w:pPr>
      <w:r w:rsidRPr="00103FA7">
        <w:rPr>
          <w:rFonts w:ascii="Courier New" w:hAnsi="Courier New" w:cs="Courier New"/>
          <w:sz w:val="16"/>
          <w:szCs w:val="16"/>
        </w:rPr>
        <w:t>    WICED_BT_TRACE(</w:t>
      </w:r>
      <w:r w:rsidRPr="00103FA7">
        <w:rPr>
          <w:rFonts w:ascii="Courier New" w:hAnsi="Courier New" w:cs="Courier New"/>
          <w:color w:val="3933FF"/>
          <w:sz w:val="16"/>
          <w:szCs w:val="16"/>
        </w:rPr>
        <w:t>"Host = %B length=%d "</w:t>
      </w:r>
      <w:r w:rsidRPr="00103FA7">
        <w:rPr>
          <w:rFonts w:ascii="Courier New" w:hAnsi="Courier New" w:cs="Courier New"/>
          <w:sz w:val="16"/>
          <w:szCs w:val="16"/>
        </w:rPr>
        <w:t>,</w:t>
      </w:r>
      <w:r w:rsidR="000B3B87">
        <w:rPr>
          <w:rFonts w:ascii="Courier New" w:hAnsi="Courier New" w:cs="Courier New"/>
          <w:sz w:val="16"/>
          <w:szCs w:val="16"/>
        </w:rPr>
        <w:t xml:space="preserve"> </w:t>
      </w:r>
      <w:proofErr w:type="spellStart"/>
      <w:r w:rsidRPr="00103FA7">
        <w:rPr>
          <w:rFonts w:ascii="Courier New" w:hAnsi="Courier New" w:cs="Courier New"/>
          <w:sz w:val="16"/>
          <w:szCs w:val="16"/>
        </w:rPr>
        <w:t>p_scan_result</w:t>
      </w:r>
      <w:proofErr w:type="spellEnd"/>
      <w:r w:rsidRPr="00103FA7">
        <w:rPr>
          <w:rFonts w:ascii="Courier New" w:hAnsi="Courier New" w:cs="Courier New"/>
          <w:sz w:val="16"/>
          <w:szCs w:val="16"/>
        </w:rPr>
        <w:t>-&gt;</w:t>
      </w:r>
      <w:proofErr w:type="spellStart"/>
      <w:r w:rsidRPr="00103FA7">
        <w:rPr>
          <w:rFonts w:ascii="Courier New" w:hAnsi="Courier New" w:cs="Courier New"/>
          <w:color w:val="0326CC"/>
          <w:sz w:val="16"/>
          <w:szCs w:val="16"/>
        </w:rPr>
        <w:t>remote_bd_addr</w:t>
      </w:r>
      <w:proofErr w:type="spellEnd"/>
      <w:r w:rsidRPr="00103FA7">
        <w:rPr>
          <w:rFonts w:ascii="Courier New" w:hAnsi="Courier New" w:cs="Courier New"/>
          <w:sz w:val="16"/>
          <w:szCs w:val="16"/>
        </w:rPr>
        <w:t>,</w:t>
      </w:r>
      <w:r w:rsidR="000B3B87">
        <w:rPr>
          <w:rFonts w:ascii="Courier New" w:hAnsi="Courier New" w:cs="Courier New"/>
          <w:sz w:val="16"/>
          <w:szCs w:val="16"/>
        </w:rPr>
        <w:t xml:space="preserve"> </w:t>
      </w:r>
      <w:r w:rsidRPr="00103FA7">
        <w:rPr>
          <w:rFonts w:ascii="Courier New" w:hAnsi="Courier New" w:cs="Courier New"/>
          <w:sz w:val="16"/>
          <w:szCs w:val="16"/>
        </w:rPr>
        <w:t>length);</w:t>
      </w:r>
    </w:p>
    <w:p w14:paraId="4E011155" w14:textId="0D19625B" w:rsidR="00B04E43" w:rsidRPr="00103FA7" w:rsidRDefault="00B04E43" w:rsidP="001A77B0">
      <w:pPr>
        <w:ind w:left="720"/>
        <w:rPr>
          <w:rFonts w:ascii="Courier New" w:hAnsi="Courier New" w:cs="Courier New"/>
          <w:sz w:val="16"/>
          <w:szCs w:val="16"/>
        </w:rPr>
      </w:pPr>
      <w:r w:rsidRPr="00103FA7">
        <w:rPr>
          <w:rFonts w:ascii="Courier New" w:hAnsi="Courier New" w:cs="Courier New"/>
          <w:sz w:val="16"/>
          <w:szCs w:val="16"/>
        </w:rPr>
        <w:t>}</w:t>
      </w:r>
    </w:p>
    <w:p w14:paraId="4D9AAD4B" w14:textId="4B8FD44D" w:rsidR="00EA76F1" w:rsidRDefault="00103FA7" w:rsidP="005F2A2E">
      <w:r>
        <w:t>There</w:t>
      </w:r>
      <w:r w:rsidR="0044056E">
        <w:t xml:space="preserve"> are several functions which can be useful in comparing data</w:t>
      </w:r>
      <w:r>
        <w:t xml:space="preserve"> for when you want to identify a particular device such as:</w:t>
      </w:r>
    </w:p>
    <w:p w14:paraId="478B07D9" w14:textId="1CDDCE83" w:rsidR="0044056E" w:rsidRDefault="00D944A5" w:rsidP="00103FA7">
      <w:pPr>
        <w:pStyle w:val="ListParagraph"/>
        <w:numPr>
          <w:ilvl w:val="0"/>
          <w:numId w:val="14"/>
        </w:numPr>
      </w:pPr>
      <w:proofErr w:type="spellStart"/>
      <w:r>
        <w:t>S</w:t>
      </w:r>
      <w:r w:rsidR="0044056E">
        <w:t>trcmp</w:t>
      </w:r>
      <w:proofErr w:type="spellEnd"/>
      <w:r>
        <w:t>(char *srt1, char *str2)</w:t>
      </w:r>
      <w:r w:rsidR="0044056E">
        <w:t xml:space="preserve"> and </w:t>
      </w:r>
      <w:proofErr w:type="spellStart"/>
      <w:r w:rsidR="0044056E">
        <w:t>strncmp</w:t>
      </w:r>
      <w:proofErr w:type="spellEnd"/>
      <w:r>
        <w:t xml:space="preserve">(char *str1, char *str2, </w:t>
      </w:r>
      <w:proofErr w:type="spellStart"/>
      <w:r>
        <w:t>int</w:t>
      </w:r>
      <w:proofErr w:type="spellEnd"/>
      <w:r>
        <w:t xml:space="preserve"> n)</w:t>
      </w:r>
      <w:r w:rsidR="0044056E">
        <w:t xml:space="preserve"> which compare two strings. Both functions take two pointers to strings.  The </w:t>
      </w:r>
      <w:proofErr w:type="spellStart"/>
      <w:r w:rsidR="0044056E">
        <w:t>strncmp</w:t>
      </w:r>
      <w:proofErr w:type="spellEnd"/>
      <w:r w:rsidR="0044056E">
        <w:t xml:space="preserve"> </w:t>
      </w:r>
      <w:r w:rsidR="00103FA7">
        <w:t xml:space="preserve">function </w:t>
      </w:r>
      <w:r w:rsidR="0044056E">
        <w:t>also takes a</w:t>
      </w:r>
      <w:r w:rsidR="00103FA7">
        <w:t>n</w:t>
      </w:r>
      <w:r w:rsidR="0044056E">
        <w:t xml:space="preserve"> </w:t>
      </w:r>
      <w:proofErr w:type="spellStart"/>
      <w:r w:rsidR="0044056E">
        <w:t>int</w:t>
      </w:r>
      <w:proofErr w:type="spellEnd"/>
      <w:r w:rsidR="0044056E">
        <w:t xml:space="preserve"> which is the maximum number of characters to compare (this is safer).  Both function</w:t>
      </w:r>
      <w:r w:rsidR="005F43F5">
        <w:t>s</w:t>
      </w:r>
      <w:r w:rsidR="0044056E">
        <w:t xml:space="preserve"> return a 0 if the strings MATCH (the opposite of a normal function).</w:t>
      </w:r>
    </w:p>
    <w:p w14:paraId="5A1357F1" w14:textId="340CED55" w:rsidR="0044056E" w:rsidRDefault="0044056E" w:rsidP="00103FA7">
      <w:pPr>
        <w:pStyle w:val="ListParagraph"/>
        <w:numPr>
          <w:ilvl w:val="0"/>
          <w:numId w:val="14"/>
        </w:numPr>
      </w:pPr>
      <w:proofErr w:type="spellStart"/>
      <w:r>
        <w:t>memcmp</w:t>
      </w:r>
      <w:proofErr w:type="spellEnd"/>
      <w:r w:rsidR="00C60E5F">
        <w:t xml:space="preserve">(unit8_t *p1,uint8_t *p2, </w:t>
      </w:r>
      <w:proofErr w:type="spellStart"/>
      <w:r w:rsidR="00C60E5F">
        <w:t>int</w:t>
      </w:r>
      <w:proofErr w:type="spellEnd"/>
      <w:r w:rsidR="00C60E5F">
        <w:t xml:space="preserve"> size) allows you to compare two blocks of memory.  It returns 0 if the two block</w:t>
      </w:r>
      <w:r w:rsidR="00103FA7">
        <w:t>s</w:t>
      </w:r>
      <w:r w:rsidR="00C60E5F">
        <w:t xml:space="preserve"> of memory are the same.</w:t>
      </w:r>
    </w:p>
    <w:p w14:paraId="4C44C7F7" w14:textId="7522066F" w:rsidR="00C60E5F" w:rsidRDefault="00C60E5F" w:rsidP="00103FA7">
      <w:pPr>
        <w:pStyle w:val="ListParagraph"/>
        <w:numPr>
          <w:ilvl w:val="0"/>
          <w:numId w:val="14"/>
        </w:numPr>
      </w:pPr>
      <w:r>
        <w:t xml:space="preserve">If you have two </w:t>
      </w:r>
      <w:r w:rsidR="005F43F5">
        <w:t xml:space="preserve">variables of type </w:t>
      </w:r>
      <w:proofErr w:type="spellStart"/>
      <w:r>
        <w:t>wiced_uuid_t</w:t>
      </w:r>
      <w:proofErr w:type="spellEnd"/>
      <w:r>
        <w:t xml:space="preserve"> you can compare them with the </w:t>
      </w:r>
      <w:proofErr w:type="spellStart"/>
      <w:r>
        <w:t>wice</w:t>
      </w:r>
      <w:r w:rsidR="005F43F5">
        <w:t>d</w:t>
      </w:r>
      <w:r>
        <w:t>_bt_util_uuid_cmp</w:t>
      </w:r>
      <w:proofErr w:type="spellEnd"/>
      <w:r>
        <w:t xml:space="preserve"> function</w:t>
      </w:r>
      <w:r w:rsidR="00D944A5">
        <w:t>. Like the functions above, it returns 0 if the two UUIDs match.</w:t>
      </w:r>
    </w:p>
    <w:p w14:paraId="16E964C5" w14:textId="77777777" w:rsidR="00C60E5F" w:rsidRPr="00103FA7" w:rsidRDefault="00C60E5F" w:rsidP="00103FA7">
      <w:pPr>
        <w:ind w:left="720"/>
        <w:rPr>
          <w:rFonts w:ascii="Courier New" w:hAnsi="Courier New" w:cs="Courier New"/>
          <w:sz w:val="16"/>
          <w:szCs w:val="16"/>
        </w:rPr>
      </w:pPr>
      <w:proofErr w:type="spellStart"/>
      <w:r w:rsidRPr="00103FA7">
        <w:rPr>
          <w:rFonts w:ascii="Courier New" w:hAnsi="Courier New" w:cs="Courier New"/>
          <w:color w:val="931A68"/>
          <w:sz w:val="16"/>
          <w:szCs w:val="16"/>
        </w:rPr>
        <w:t>int</w:t>
      </w:r>
      <w:proofErr w:type="spellEnd"/>
      <w:r w:rsidRPr="00103FA7">
        <w:rPr>
          <w:rFonts w:ascii="Courier New" w:hAnsi="Courier New" w:cs="Courier New"/>
          <w:sz w:val="16"/>
          <w:szCs w:val="16"/>
        </w:rPr>
        <w:t xml:space="preserve"> </w:t>
      </w:r>
      <w:proofErr w:type="spellStart"/>
      <w:r w:rsidRPr="00103FA7">
        <w:rPr>
          <w:rFonts w:ascii="Courier New" w:hAnsi="Courier New" w:cs="Courier New"/>
          <w:sz w:val="16"/>
          <w:szCs w:val="16"/>
        </w:rPr>
        <w:t>wiced_bt_util_uuid_cmp</w:t>
      </w:r>
      <w:proofErr w:type="spellEnd"/>
      <w:r w:rsidRPr="00103FA7">
        <w:rPr>
          <w:rFonts w:ascii="Courier New" w:hAnsi="Courier New" w:cs="Courier New"/>
          <w:sz w:val="16"/>
          <w:szCs w:val="16"/>
        </w:rPr>
        <w:t>(</w:t>
      </w:r>
      <w:proofErr w:type="spellStart"/>
      <w:r w:rsidRPr="00103FA7">
        <w:rPr>
          <w:rFonts w:ascii="Courier New" w:hAnsi="Courier New" w:cs="Courier New"/>
          <w:color w:val="006141"/>
          <w:sz w:val="16"/>
          <w:szCs w:val="16"/>
        </w:rPr>
        <w:t>wiced_bt_uuid_t</w:t>
      </w:r>
      <w:proofErr w:type="spellEnd"/>
      <w:r w:rsidRPr="00103FA7">
        <w:rPr>
          <w:rFonts w:ascii="Courier New" w:hAnsi="Courier New" w:cs="Courier New"/>
          <w:sz w:val="16"/>
          <w:szCs w:val="16"/>
        </w:rPr>
        <w:t xml:space="preserve"> *p_uuid1, </w:t>
      </w:r>
      <w:proofErr w:type="spellStart"/>
      <w:r w:rsidRPr="00103FA7">
        <w:rPr>
          <w:rFonts w:ascii="Courier New" w:hAnsi="Courier New" w:cs="Courier New"/>
          <w:color w:val="006141"/>
          <w:sz w:val="16"/>
          <w:szCs w:val="16"/>
        </w:rPr>
        <w:t>wiced_bt_uuid_t</w:t>
      </w:r>
      <w:proofErr w:type="spellEnd"/>
      <w:r w:rsidRPr="00103FA7">
        <w:rPr>
          <w:rFonts w:ascii="Courier New" w:hAnsi="Courier New" w:cs="Courier New"/>
          <w:sz w:val="16"/>
          <w:szCs w:val="16"/>
        </w:rPr>
        <w:t xml:space="preserve"> *p_uuid2);</w:t>
      </w:r>
    </w:p>
    <w:p w14:paraId="25CEF429" w14:textId="09039072" w:rsidR="008F3A65" w:rsidRPr="0033511B" w:rsidRDefault="0033511B">
      <w:pPr>
        <w:pStyle w:val="ListParagraph"/>
        <w:numPr>
          <w:ilvl w:val="0"/>
          <w:numId w:val="14"/>
        </w:numPr>
        <w:rPr>
          <w:rPrChange w:id="4" w:author="Richa Dham" w:date="2018-12-20T16:21:00Z">
            <w:rPr>
              <w:rFonts w:eastAsia="Times New Roman"/>
              <w:b/>
              <w:bCs/>
              <w:color w:val="1F4E79" w:themeColor="accent1" w:themeShade="80"/>
              <w:sz w:val="28"/>
              <w:szCs w:val="28"/>
            </w:rPr>
          </w:rPrChange>
        </w:rPr>
        <w:pPrChange w:id="5" w:author="Richa Dham" w:date="2018-12-20T16:21:00Z">
          <w:pPr/>
        </w:pPrChange>
      </w:pPr>
      <w:ins w:id="6" w:author="Richa Dham" w:date="2018-12-20T16:21:00Z">
        <w:r>
          <w:t xml:space="preserve">WICED_BT_TRACE_ARRAY macro </w:t>
        </w:r>
      </w:ins>
      <w:ins w:id="7" w:author="Richa Dham" w:date="2018-12-20T16:22:00Z">
        <w:r>
          <w:t>can</w:t>
        </w:r>
      </w:ins>
      <w:ins w:id="8" w:author="Richa Dham" w:date="2018-12-20T16:21:00Z">
        <w:r>
          <w:t xml:space="preserve"> </w:t>
        </w:r>
      </w:ins>
      <w:ins w:id="9" w:author="Richa Dham" w:date="2018-12-20T16:22:00Z">
        <w:r>
          <w:t xml:space="preserve">be used to print UUID and </w:t>
        </w:r>
        <w:proofErr w:type="spellStart"/>
        <w:r>
          <w:t>mfgData</w:t>
        </w:r>
        <w:proofErr w:type="spellEnd"/>
        <w:r>
          <w:t xml:space="preserve"> arrays. The format to use the above macro is WICED_BT_TRACE_ARRAY</w:t>
        </w:r>
      </w:ins>
      <w:ins w:id="10" w:author="Richa Dham" w:date="2018-12-20T16:23:00Z">
        <w:r>
          <w:t xml:space="preserve"> </w:t>
        </w:r>
      </w:ins>
      <w:ins w:id="11" w:author="Richa Dham" w:date="2018-12-20T16:22:00Z">
        <w:r>
          <w:t>(</w:t>
        </w:r>
      </w:ins>
      <w:proofErr w:type="spellStart"/>
      <w:ins w:id="12" w:author="Richa Dham" w:date="2018-12-20T16:23:00Z">
        <w:r>
          <w:t>arrayName</w:t>
        </w:r>
        <w:proofErr w:type="spellEnd"/>
        <w:r>
          <w:t xml:space="preserve">, </w:t>
        </w:r>
        <w:proofErr w:type="spellStart"/>
        <w:r>
          <w:t>arrayLength</w:t>
        </w:r>
        <w:proofErr w:type="spellEnd"/>
        <w:r>
          <w:t>, “String to be printed before array data is printed:”</w:t>
        </w:r>
      </w:ins>
      <w:ins w:id="13" w:author="Richa Dham" w:date="2018-12-20T16:21:00Z">
        <w:r>
          <w:t xml:space="preserve"> </w:t>
        </w:r>
      </w:ins>
      <w:r w:rsidR="008F3A65">
        <w:br w:type="page"/>
      </w:r>
    </w:p>
    <w:p w14:paraId="7A2E1CDD" w14:textId="321BCE3D" w:rsidR="00002A0F" w:rsidRDefault="00002A0F" w:rsidP="007138BF">
      <w:pPr>
        <w:pStyle w:val="Heading1"/>
      </w:pPr>
      <w:bookmarkStart w:id="14" w:name="_Toc530072141"/>
      <w:r>
        <w:lastRenderedPageBreak/>
        <w:t>Connect</w:t>
      </w:r>
      <w:r w:rsidR="009B76B2">
        <w:t>ing</w:t>
      </w:r>
      <w:r w:rsidR="00D8004A">
        <w:t xml:space="preserve">, </w:t>
      </w:r>
      <w:r w:rsidR="00C37680">
        <w:t>Pairing</w:t>
      </w:r>
      <w:r w:rsidR="00A56896">
        <w:t>, and Encrypting</w:t>
      </w:r>
      <w:bookmarkEnd w:id="14"/>
    </w:p>
    <w:p w14:paraId="1F21EEB7" w14:textId="66CF2881" w:rsidR="00B04E43" w:rsidRDefault="00B04E43" w:rsidP="00B04E43">
      <w:r>
        <w:t>Now that you have found a device that you are interested in what next?  To make a connection you just call</w:t>
      </w:r>
      <w:r w:rsidRPr="00B04E43">
        <w:t xml:space="preserve"> </w:t>
      </w:r>
      <w:proofErr w:type="spellStart"/>
      <w:r w:rsidRPr="00B04E43">
        <w:t>wiced_bt_gatt_le_connect</w:t>
      </w:r>
      <w:proofErr w:type="spellEnd"/>
      <w:r w:rsidR="00F84E52">
        <w:t>:</w:t>
      </w:r>
    </w:p>
    <w:p w14:paraId="7C561558" w14:textId="77777777" w:rsidR="00F10398" w:rsidRPr="00F10398" w:rsidRDefault="00F10398" w:rsidP="001A77B0">
      <w:pPr>
        <w:autoSpaceDE w:val="0"/>
        <w:autoSpaceDN w:val="0"/>
        <w:adjustRightInd w:val="0"/>
        <w:spacing w:after="0" w:line="240" w:lineRule="auto"/>
        <w:ind w:left="720"/>
        <w:rPr>
          <w:rFonts w:ascii="Courier New" w:hAnsi="Courier New" w:cs="Courier New"/>
          <w:sz w:val="16"/>
          <w:szCs w:val="16"/>
        </w:rPr>
      </w:pPr>
      <w:proofErr w:type="spellStart"/>
      <w:r w:rsidRPr="00F10398">
        <w:rPr>
          <w:rFonts w:ascii="Courier New" w:hAnsi="Courier New" w:cs="Courier New"/>
          <w:color w:val="005032"/>
          <w:sz w:val="16"/>
          <w:szCs w:val="16"/>
        </w:rPr>
        <w:t>wiced_bool_t</w:t>
      </w:r>
      <w:proofErr w:type="spellEnd"/>
      <w:r w:rsidRPr="00F10398">
        <w:rPr>
          <w:rFonts w:ascii="Courier New" w:hAnsi="Courier New" w:cs="Courier New"/>
          <w:color w:val="000000"/>
          <w:sz w:val="16"/>
          <w:szCs w:val="16"/>
        </w:rPr>
        <w:t xml:space="preserve"> </w:t>
      </w:r>
      <w:proofErr w:type="spellStart"/>
      <w:r w:rsidRPr="00F10398">
        <w:rPr>
          <w:rFonts w:ascii="Courier New" w:hAnsi="Courier New" w:cs="Courier New"/>
          <w:b/>
          <w:bCs/>
          <w:color w:val="000000"/>
          <w:sz w:val="16"/>
          <w:szCs w:val="16"/>
        </w:rPr>
        <w:t>wiced_bt_gatt_le_connect</w:t>
      </w:r>
      <w:proofErr w:type="spellEnd"/>
      <w:r w:rsidRPr="00F10398">
        <w:rPr>
          <w:rFonts w:ascii="Courier New" w:hAnsi="Courier New" w:cs="Courier New"/>
          <w:color w:val="000000"/>
          <w:sz w:val="16"/>
          <w:szCs w:val="16"/>
        </w:rPr>
        <w:t>(</w:t>
      </w:r>
      <w:proofErr w:type="spellStart"/>
      <w:r w:rsidRPr="00F10398">
        <w:rPr>
          <w:rFonts w:ascii="Courier New" w:hAnsi="Courier New" w:cs="Courier New"/>
          <w:color w:val="005032"/>
          <w:sz w:val="16"/>
          <w:szCs w:val="16"/>
        </w:rPr>
        <w:t>wiced_bt_device_address_t</w:t>
      </w:r>
      <w:proofErr w:type="spellEnd"/>
      <w:r w:rsidRPr="00F10398">
        <w:rPr>
          <w:rFonts w:ascii="Courier New" w:hAnsi="Courier New" w:cs="Courier New"/>
          <w:color w:val="000000"/>
          <w:sz w:val="16"/>
          <w:szCs w:val="16"/>
        </w:rPr>
        <w:t xml:space="preserve"> </w:t>
      </w:r>
      <w:proofErr w:type="spellStart"/>
      <w:r w:rsidRPr="00F10398">
        <w:rPr>
          <w:rFonts w:ascii="Courier New" w:hAnsi="Courier New" w:cs="Courier New"/>
          <w:color w:val="000000"/>
          <w:sz w:val="16"/>
          <w:szCs w:val="16"/>
        </w:rPr>
        <w:t>bd_addr</w:t>
      </w:r>
      <w:proofErr w:type="spellEnd"/>
      <w:r w:rsidRPr="00F10398">
        <w:rPr>
          <w:rFonts w:ascii="Courier New" w:hAnsi="Courier New" w:cs="Courier New"/>
          <w:color w:val="000000"/>
          <w:sz w:val="16"/>
          <w:szCs w:val="16"/>
        </w:rPr>
        <w:t>,</w:t>
      </w:r>
    </w:p>
    <w:p w14:paraId="0D7DC5A3" w14:textId="41AC0DD2" w:rsidR="00F10398" w:rsidRPr="00F10398" w:rsidRDefault="00F10398" w:rsidP="001A77B0">
      <w:pPr>
        <w:autoSpaceDE w:val="0"/>
        <w:autoSpaceDN w:val="0"/>
        <w:adjustRightInd w:val="0"/>
        <w:spacing w:after="0" w:line="240" w:lineRule="auto"/>
        <w:ind w:left="720"/>
        <w:rPr>
          <w:rFonts w:ascii="Courier New" w:hAnsi="Courier New" w:cs="Courier New"/>
          <w:sz w:val="16"/>
          <w:szCs w:val="16"/>
        </w:rPr>
      </w:pPr>
      <w:r w:rsidRPr="00F10398">
        <w:rPr>
          <w:rFonts w:ascii="Courier New" w:hAnsi="Courier New" w:cs="Courier New"/>
          <w:color w:val="000000"/>
          <w:sz w:val="16"/>
          <w:szCs w:val="16"/>
        </w:rPr>
        <w:t xml:space="preserve">   </w:t>
      </w:r>
      <w:r>
        <w:rPr>
          <w:rFonts w:ascii="Courier New" w:hAnsi="Courier New" w:cs="Courier New"/>
          <w:color w:val="000000"/>
          <w:sz w:val="16"/>
          <w:szCs w:val="16"/>
        </w:rPr>
        <w:t xml:space="preserve">                                   </w:t>
      </w:r>
      <w:proofErr w:type="spellStart"/>
      <w:r w:rsidRPr="00F10398">
        <w:rPr>
          <w:rFonts w:ascii="Courier New" w:hAnsi="Courier New" w:cs="Courier New"/>
          <w:color w:val="005032"/>
          <w:sz w:val="16"/>
          <w:szCs w:val="16"/>
        </w:rPr>
        <w:t>wiced_bt_ble_address_type_t</w:t>
      </w:r>
      <w:proofErr w:type="spellEnd"/>
      <w:r w:rsidRPr="00F10398">
        <w:rPr>
          <w:rFonts w:ascii="Courier New" w:hAnsi="Courier New" w:cs="Courier New"/>
          <w:color w:val="000000"/>
          <w:sz w:val="16"/>
          <w:szCs w:val="16"/>
        </w:rPr>
        <w:t xml:space="preserve"> </w:t>
      </w:r>
      <w:proofErr w:type="spellStart"/>
      <w:r w:rsidRPr="00F10398">
        <w:rPr>
          <w:rFonts w:ascii="Courier New" w:hAnsi="Courier New" w:cs="Courier New"/>
          <w:color w:val="000000"/>
          <w:sz w:val="16"/>
          <w:szCs w:val="16"/>
        </w:rPr>
        <w:t>bd_addr_type</w:t>
      </w:r>
      <w:proofErr w:type="spellEnd"/>
      <w:r w:rsidRPr="00F10398">
        <w:rPr>
          <w:rFonts w:ascii="Courier New" w:hAnsi="Courier New" w:cs="Courier New"/>
          <w:color w:val="000000"/>
          <w:sz w:val="16"/>
          <w:szCs w:val="16"/>
        </w:rPr>
        <w:t>,</w:t>
      </w:r>
    </w:p>
    <w:p w14:paraId="2D13AAA6" w14:textId="1B5564E9" w:rsidR="00F10398" w:rsidRPr="00F10398" w:rsidRDefault="00F10398" w:rsidP="001A77B0">
      <w:pPr>
        <w:autoSpaceDE w:val="0"/>
        <w:autoSpaceDN w:val="0"/>
        <w:adjustRightInd w:val="0"/>
        <w:spacing w:after="0" w:line="240" w:lineRule="auto"/>
        <w:ind w:left="720"/>
        <w:rPr>
          <w:rFonts w:ascii="Courier New" w:hAnsi="Courier New" w:cs="Courier New"/>
          <w:sz w:val="16"/>
          <w:szCs w:val="16"/>
        </w:rPr>
      </w:pPr>
      <w:r w:rsidRPr="00F10398">
        <w:rPr>
          <w:rFonts w:ascii="Courier New" w:hAnsi="Courier New" w:cs="Courier New"/>
          <w:color w:val="000000"/>
          <w:sz w:val="16"/>
          <w:szCs w:val="16"/>
        </w:rPr>
        <w:t xml:space="preserve">    </w:t>
      </w:r>
      <w:r>
        <w:rPr>
          <w:rFonts w:ascii="Courier New" w:hAnsi="Courier New" w:cs="Courier New"/>
          <w:color w:val="000000"/>
          <w:sz w:val="16"/>
          <w:szCs w:val="16"/>
        </w:rPr>
        <w:t xml:space="preserve">                                  </w:t>
      </w:r>
      <w:proofErr w:type="spellStart"/>
      <w:r w:rsidRPr="00F10398">
        <w:rPr>
          <w:rFonts w:ascii="Courier New" w:hAnsi="Courier New" w:cs="Courier New"/>
          <w:color w:val="005032"/>
          <w:sz w:val="16"/>
          <w:szCs w:val="16"/>
        </w:rPr>
        <w:t>wiced_bt_ble_conn_mode_t</w:t>
      </w:r>
      <w:proofErr w:type="spellEnd"/>
      <w:r w:rsidRPr="00F10398">
        <w:rPr>
          <w:rFonts w:ascii="Courier New" w:hAnsi="Courier New" w:cs="Courier New"/>
          <w:color w:val="000000"/>
          <w:sz w:val="16"/>
          <w:szCs w:val="16"/>
        </w:rPr>
        <w:t xml:space="preserve"> </w:t>
      </w:r>
      <w:proofErr w:type="spellStart"/>
      <w:r w:rsidRPr="00F10398">
        <w:rPr>
          <w:rFonts w:ascii="Courier New" w:hAnsi="Courier New" w:cs="Courier New"/>
          <w:color w:val="000000"/>
          <w:sz w:val="16"/>
          <w:szCs w:val="16"/>
        </w:rPr>
        <w:t>conn_mode</w:t>
      </w:r>
      <w:proofErr w:type="spellEnd"/>
      <w:r w:rsidRPr="00F10398">
        <w:rPr>
          <w:rFonts w:ascii="Courier New" w:hAnsi="Courier New" w:cs="Courier New"/>
          <w:color w:val="000000"/>
          <w:sz w:val="16"/>
          <w:szCs w:val="16"/>
        </w:rPr>
        <w:t>,</w:t>
      </w:r>
    </w:p>
    <w:p w14:paraId="30790D1C" w14:textId="70990F5E" w:rsidR="00F84E52" w:rsidRDefault="00F10398" w:rsidP="001A77B0">
      <w:pPr>
        <w:ind w:left="720"/>
      </w:pPr>
      <w:r w:rsidRPr="00F10398">
        <w:rPr>
          <w:rFonts w:ascii="Courier New" w:hAnsi="Courier New" w:cs="Courier New"/>
          <w:color w:val="000000"/>
          <w:sz w:val="16"/>
          <w:szCs w:val="16"/>
        </w:rPr>
        <w:t xml:space="preserve">    </w:t>
      </w:r>
      <w:r>
        <w:rPr>
          <w:rFonts w:ascii="Courier New" w:hAnsi="Courier New" w:cs="Courier New"/>
          <w:color w:val="000000"/>
          <w:sz w:val="16"/>
          <w:szCs w:val="16"/>
        </w:rPr>
        <w:t xml:space="preserve">                                  </w:t>
      </w:r>
      <w:proofErr w:type="spellStart"/>
      <w:r w:rsidRPr="00F10398">
        <w:rPr>
          <w:rFonts w:ascii="Courier New" w:hAnsi="Courier New" w:cs="Courier New"/>
          <w:color w:val="005032"/>
          <w:sz w:val="16"/>
          <w:szCs w:val="16"/>
        </w:rPr>
        <w:t>wiced_bool_t</w:t>
      </w:r>
      <w:proofErr w:type="spellEnd"/>
      <w:r w:rsidRPr="00F10398">
        <w:rPr>
          <w:rFonts w:ascii="Courier New" w:hAnsi="Courier New" w:cs="Courier New"/>
          <w:color w:val="000000"/>
          <w:sz w:val="16"/>
          <w:szCs w:val="16"/>
        </w:rPr>
        <w:t xml:space="preserve"> </w:t>
      </w:r>
      <w:proofErr w:type="spellStart"/>
      <w:r w:rsidRPr="00F10398">
        <w:rPr>
          <w:rFonts w:ascii="Courier New" w:hAnsi="Courier New" w:cs="Courier New"/>
          <w:color w:val="000000"/>
          <w:sz w:val="16"/>
          <w:szCs w:val="16"/>
        </w:rPr>
        <w:t>is_direct</w:t>
      </w:r>
      <w:proofErr w:type="spellEnd"/>
      <w:r w:rsidRPr="00F10398">
        <w:rPr>
          <w:rFonts w:ascii="Courier New" w:hAnsi="Courier New" w:cs="Courier New"/>
          <w:color w:val="000000"/>
          <w:sz w:val="16"/>
          <w:szCs w:val="16"/>
        </w:rPr>
        <w:t>);</w:t>
      </w:r>
    </w:p>
    <w:p w14:paraId="3E4DE3E4" w14:textId="12695FA5" w:rsidR="001A77B0" w:rsidRDefault="001A77B0" w:rsidP="00D3329F">
      <w:r>
        <w:t xml:space="preserve">The </w:t>
      </w:r>
      <w:proofErr w:type="spellStart"/>
      <w:r>
        <w:t>bd_addr</w:t>
      </w:r>
      <w:proofErr w:type="spellEnd"/>
      <w:r>
        <w:t xml:space="preserve"> and </w:t>
      </w:r>
      <w:proofErr w:type="spellStart"/>
      <w:r>
        <w:t>bd_addr_type</w:t>
      </w:r>
      <w:proofErr w:type="spellEnd"/>
      <w:r>
        <w:t xml:space="preserve"> are passed in to the callback as part of the scan result. The </w:t>
      </w:r>
      <w:proofErr w:type="spellStart"/>
      <w:r>
        <w:t>conn_mode</w:t>
      </w:r>
      <w:proofErr w:type="spellEnd"/>
      <w:r>
        <w:t xml:space="preserve"> is an enumeration with three possible values</w:t>
      </w:r>
      <w:r w:rsidR="00320B01">
        <w:t xml:space="preserve"> which determines how fast the connection is established (and how much power is consumed to establish the connection)</w:t>
      </w:r>
      <w:r>
        <w:t>:</w:t>
      </w:r>
    </w:p>
    <w:p w14:paraId="7625783C" w14:textId="77777777" w:rsidR="001A77B0" w:rsidRPr="001A77B0" w:rsidRDefault="001A77B0" w:rsidP="001A77B0">
      <w:pPr>
        <w:autoSpaceDE w:val="0"/>
        <w:autoSpaceDN w:val="0"/>
        <w:adjustRightInd w:val="0"/>
        <w:spacing w:after="0" w:line="240" w:lineRule="auto"/>
        <w:ind w:left="720"/>
        <w:rPr>
          <w:rFonts w:ascii="Courier New" w:hAnsi="Courier New" w:cs="Courier New"/>
          <w:sz w:val="16"/>
          <w:szCs w:val="16"/>
        </w:rPr>
      </w:pPr>
      <w:proofErr w:type="spellStart"/>
      <w:r w:rsidRPr="001A77B0">
        <w:rPr>
          <w:rFonts w:ascii="Courier New" w:hAnsi="Courier New" w:cs="Courier New"/>
          <w:b/>
          <w:bCs/>
          <w:color w:val="7F0055"/>
          <w:sz w:val="16"/>
          <w:szCs w:val="16"/>
        </w:rPr>
        <w:t>enum</w:t>
      </w:r>
      <w:proofErr w:type="spellEnd"/>
      <w:r w:rsidRPr="001A77B0">
        <w:rPr>
          <w:rFonts w:ascii="Courier New" w:hAnsi="Courier New" w:cs="Courier New"/>
          <w:color w:val="000000"/>
          <w:sz w:val="16"/>
          <w:szCs w:val="16"/>
        </w:rPr>
        <w:t xml:space="preserve"> </w:t>
      </w:r>
      <w:proofErr w:type="spellStart"/>
      <w:r w:rsidRPr="001A77B0">
        <w:rPr>
          <w:rFonts w:ascii="Courier New" w:hAnsi="Courier New" w:cs="Courier New"/>
          <w:color w:val="000000"/>
          <w:sz w:val="16"/>
          <w:szCs w:val="16"/>
        </w:rPr>
        <w:t>wiced_bt_ble_conn_mode_e</w:t>
      </w:r>
      <w:proofErr w:type="spellEnd"/>
    </w:p>
    <w:p w14:paraId="16829C99" w14:textId="77777777" w:rsidR="001A77B0" w:rsidRPr="001A77B0" w:rsidRDefault="001A77B0" w:rsidP="001A77B0">
      <w:pPr>
        <w:autoSpaceDE w:val="0"/>
        <w:autoSpaceDN w:val="0"/>
        <w:adjustRightInd w:val="0"/>
        <w:spacing w:after="0" w:line="240" w:lineRule="auto"/>
        <w:ind w:left="720"/>
        <w:rPr>
          <w:rFonts w:ascii="Courier New" w:hAnsi="Courier New" w:cs="Courier New"/>
          <w:sz w:val="16"/>
          <w:szCs w:val="16"/>
        </w:rPr>
      </w:pPr>
      <w:r w:rsidRPr="001A77B0">
        <w:rPr>
          <w:rFonts w:ascii="Courier New" w:hAnsi="Courier New" w:cs="Courier New"/>
          <w:color w:val="000000"/>
          <w:sz w:val="16"/>
          <w:szCs w:val="16"/>
        </w:rPr>
        <w:t>{</w:t>
      </w:r>
    </w:p>
    <w:p w14:paraId="2BBE445E" w14:textId="77777777" w:rsidR="001A77B0" w:rsidRPr="001A77B0" w:rsidRDefault="001A77B0" w:rsidP="001A77B0">
      <w:pPr>
        <w:autoSpaceDE w:val="0"/>
        <w:autoSpaceDN w:val="0"/>
        <w:adjustRightInd w:val="0"/>
        <w:spacing w:after="0" w:line="240" w:lineRule="auto"/>
        <w:ind w:left="720"/>
        <w:rPr>
          <w:rFonts w:ascii="Courier New" w:hAnsi="Courier New" w:cs="Courier New"/>
          <w:sz w:val="16"/>
          <w:szCs w:val="16"/>
        </w:rPr>
      </w:pPr>
      <w:r w:rsidRPr="001A77B0">
        <w:rPr>
          <w:rFonts w:ascii="Courier New" w:hAnsi="Courier New" w:cs="Courier New"/>
          <w:color w:val="000000"/>
          <w:sz w:val="16"/>
          <w:szCs w:val="16"/>
        </w:rPr>
        <w:t xml:space="preserve">    </w:t>
      </w:r>
      <w:r w:rsidRPr="001A77B0">
        <w:rPr>
          <w:rFonts w:ascii="Courier New" w:hAnsi="Courier New" w:cs="Courier New"/>
          <w:i/>
          <w:iCs/>
          <w:color w:val="0000C0"/>
          <w:sz w:val="16"/>
          <w:szCs w:val="16"/>
        </w:rPr>
        <w:t>BLE_CONN_MODE_OFF</w:t>
      </w:r>
      <w:r w:rsidRPr="001A77B0">
        <w:rPr>
          <w:rFonts w:ascii="Courier New" w:hAnsi="Courier New" w:cs="Courier New"/>
          <w:color w:val="000000"/>
          <w:sz w:val="16"/>
          <w:szCs w:val="16"/>
        </w:rPr>
        <w:t xml:space="preserve">,                  </w:t>
      </w:r>
      <w:r w:rsidRPr="001A77B0">
        <w:rPr>
          <w:rFonts w:ascii="Courier New" w:hAnsi="Courier New" w:cs="Courier New"/>
          <w:color w:val="3F7F5F"/>
          <w:sz w:val="16"/>
          <w:szCs w:val="16"/>
        </w:rPr>
        <w:t>/**&lt; Stop initiating */</w:t>
      </w:r>
    </w:p>
    <w:p w14:paraId="3D519920" w14:textId="77777777" w:rsidR="001A77B0" w:rsidRPr="001A77B0" w:rsidRDefault="001A77B0" w:rsidP="001A77B0">
      <w:pPr>
        <w:autoSpaceDE w:val="0"/>
        <w:autoSpaceDN w:val="0"/>
        <w:adjustRightInd w:val="0"/>
        <w:spacing w:after="0" w:line="240" w:lineRule="auto"/>
        <w:ind w:left="720"/>
        <w:rPr>
          <w:rFonts w:ascii="Courier New" w:hAnsi="Courier New" w:cs="Courier New"/>
          <w:sz w:val="16"/>
          <w:szCs w:val="16"/>
        </w:rPr>
      </w:pPr>
      <w:r w:rsidRPr="001A77B0">
        <w:rPr>
          <w:rFonts w:ascii="Courier New" w:hAnsi="Courier New" w:cs="Courier New"/>
          <w:color w:val="000000"/>
          <w:sz w:val="16"/>
          <w:szCs w:val="16"/>
        </w:rPr>
        <w:t xml:space="preserve">    </w:t>
      </w:r>
      <w:r w:rsidRPr="00E45AB4">
        <w:rPr>
          <w:rFonts w:ascii="Courier New" w:hAnsi="Courier New" w:cs="Courier New"/>
          <w:i/>
          <w:iCs/>
          <w:color w:val="0000C0"/>
          <w:sz w:val="16"/>
          <w:szCs w:val="16"/>
        </w:rPr>
        <w:t>BLE_CONN_MODE_LOW_DUTY</w:t>
      </w:r>
      <w:r w:rsidRPr="001A77B0">
        <w:rPr>
          <w:rFonts w:ascii="Courier New" w:hAnsi="Courier New" w:cs="Courier New"/>
          <w:color w:val="000000"/>
          <w:sz w:val="16"/>
          <w:szCs w:val="16"/>
        </w:rPr>
        <w:t xml:space="preserve">,             </w:t>
      </w:r>
      <w:r w:rsidRPr="001A77B0">
        <w:rPr>
          <w:rFonts w:ascii="Courier New" w:hAnsi="Courier New" w:cs="Courier New"/>
          <w:color w:val="3F7F5F"/>
          <w:sz w:val="16"/>
          <w:szCs w:val="16"/>
        </w:rPr>
        <w:t>/**&lt; slow connection scan parameter */</w:t>
      </w:r>
    </w:p>
    <w:p w14:paraId="7E6C2555" w14:textId="77777777" w:rsidR="001A77B0" w:rsidRPr="001A77B0" w:rsidRDefault="001A77B0" w:rsidP="001A77B0">
      <w:pPr>
        <w:autoSpaceDE w:val="0"/>
        <w:autoSpaceDN w:val="0"/>
        <w:adjustRightInd w:val="0"/>
        <w:spacing w:after="0" w:line="240" w:lineRule="auto"/>
        <w:ind w:left="720"/>
        <w:rPr>
          <w:rFonts w:ascii="Courier New" w:hAnsi="Courier New" w:cs="Courier New"/>
          <w:sz w:val="16"/>
          <w:szCs w:val="16"/>
        </w:rPr>
      </w:pPr>
      <w:r w:rsidRPr="001A77B0">
        <w:rPr>
          <w:rFonts w:ascii="Courier New" w:hAnsi="Courier New" w:cs="Courier New"/>
          <w:color w:val="000000"/>
          <w:sz w:val="16"/>
          <w:szCs w:val="16"/>
        </w:rPr>
        <w:t xml:space="preserve">    </w:t>
      </w:r>
      <w:r w:rsidRPr="001A77B0">
        <w:rPr>
          <w:rFonts w:ascii="Courier New" w:hAnsi="Courier New" w:cs="Courier New"/>
          <w:i/>
          <w:iCs/>
          <w:color w:val="0000C0"/>
          <w:sz w:val="16"/>
          <w:szCs w:val="16"/>
        </w:rPr>
        <w:t>BLE_CONN_MODE_HIGH_DUTY</w:t>
      </w:r>
      <w:r w:rsidRPr="001A77B0">
        <w:rPr>
          <w:rFonts w:ascii="Courier New" w:hAnsi="Courier New" w:cs="Courier New"/>
          <w:color w:val="000000"/>
          <w:sz w:val="16"/>
          <w:szCs w:val="16"/>
        </w:rPr>
        <w:t xml:space="preserve">             </w:t>
      </w:r>
      <w:r w:rsidRPr="001A77B0">
        <w:rPr>
          <w:rFonts w:ascii="Courier New" w:hAnsi="Courier New" w:cs="Courier New"/>
          <w:color w:val="3F7F5F"/>
          <w:sz w:val="16"/>
          <w:szCs w:val="16"/>
        </w:rPr>
        <w:t>/**&lt; fast connection scan parameter */</w:t>
      </w:r>
    </w:p>
    <w:p w14:paraId="6C9EC222" w14:textId="15E11D60" w:rsidR="001A77B0" w:rsidRPr="001A77B0" w:rsidRDefault="001A77B0" w:rsidP="001A77B0">
      <w:pPr>
        <w:ind w:left="720"/>
        <w:rPr>
          <w:rFonts w:ascii="Courier New" w:hAnsi="Courier New" w:cs="Courier New"/>
          <w:sz w:val="16"/>
          <w:szCs w:val="16"/>
        </w:rPr>
      </w:pPr>
      <w:r w:rsidRPr="001A77B0">
        <w:rPr>
          <w:rFonts w:ascii="Courier New" w:hAnsi="Courier New" w:cs="Courier New"/>
          <w:color w:val="000000"/>
          <w:sz w:val="16"/>
          <w:szCs w:val="16"/>
        </w:rPr>
        <w:t>};</w:t>
      </w:r>
    </w:p>
    <w:p w14:paraId="1745D7CF" w14:textId="0C6AD498" w:rsidR="0027384A" w:rsidRDefault="00A55FC3" w:rsidP="00D3329F">
      <w:r>
        <w:t>The</w:t>
      </w:r>
      <w:r w:rsidR="00320B01">
        <w:t xml:space="preserve"> final argument should be set to WICED_TRU</w:t>
      </w:r>
      <w:r w:rsidR="00F25F2E">
        <w:t>E.</w:t>
      </w:r>
      <w:r>
        <w:t xml:space="preserve"> That feature is going to be deprecated.</w:t>
      </w:r>
    </w:p>
    <w:p w14:paraId="01217A99" w14:textId="7E8944D8" w:rsidR="00D3329F" w:rsidRDefault="00D3329F" w:rsidP="00D3329F">
      <w:r>
        <w:t xml:space="preserve">When the connection </w:t>
      </w:r>
      <w:r w:rsidR="00A91278">
        <w:t>has been</w:t>
      </w:r>
      <w:r>
        <w:t xml:space="preserve"> made, the </w:t>
      </w:r>
      <w:r w:rsidR="00F84E52">
        <w:t>GATT</w:t>
      </w:r>
      <w:r>
        <w:t xml:space="preserve"> callback</w:t>
      </w:r>
      <w:r w:rsidR="00FD3285">
        <w:t xml:space="preserve"> that you registered with </w:t>
      </w:r>
      <w:proofErr w:type="spellStart"/>
      <w:r w:rsidR="00FD3285" w:rsidRPr="00FD3285">
        <w:t>wiced_bt_gatt_register</w:t>
      </w:r>
      <w:proofErr w:type="spellEnd"/>
      <w:r w:rsidR="00FD3285">
        <w:t xml:space="preserve"> will be called with</w:t>
      </w:r>
      <w:r>
        <w:t xml:space="preserve"> the event </w:t>
      </w:r>
      <w:r w:rsidRPr="00D3329F">
        <w:t>GATT_CONNECTION_STATUS_EVT</w:t>
      </w:r>
      <w:r>
        <w:t xml:space="preserve">.  The parameter passed to you will be of type </w:t>
      </w:r>
      <w:proofErr w:type="spellStart"/>
      <w:r w:rsidR="007B7E7C" w:rsidRPr="007B7E7C">
        <w:t>wiced_bt_gatt_connection_status_t</w:t>
      </w:r>
      <w:proofErr w:type="spellEnd"/>
      <w:r w:rsidR="007B7E7C">
        <w:t xml:space="preserve"> which contains a bunch of information about the connection.</w:t>
      </w:r>
    </w:p>
    <w:p w14:paraId="613E021F" w14:textId="77777777" w:rsidR="007B7E7C" w:rsidRPr="001A697E" w:rsidRDefault="007B7E7C" w:rsidP="001A697E">
      <w:pPr>
        <w:spacing w:after="0"/>
        <w:rPr>
          <w:rFonts w:ascii="Courier New" w:hAnsi="Courier New" w:cs="Courier New"/>
          <w:color w:val="931A68"/>
          <w:sz w:val="16"/>
          <w:szCs w:val="16"/>
        </w:rPr>
      </w:pPr>
      <w:r w:rsidRPr="001A697E">
        <w:rPr>
          <w:rFonts w:ascii="Courier New" w:hAnsi="Courier New" w:cs="Courier New"/>
          <w:color w:val="931A68"/>
          <w:sz w:val="16"/>
          <w:szCs w:val="16"/>
        </w:rPr>
        <w:t>typedef</w:t>
      </w:r>
      <w:r w:rsidRPr="001A697E">
        <w:rPr>
          <w:rFonts w:ascii="Courier New" w:hAnsi="Courier New" w:cs="Courier New"/>
          <w:color w:val="000000"/>
          <w:sz w:val="16"/>
          <w:szCs w:val="16"/>
        </w:rPr>
        <w:t xml:space="preserve"> </w:t>
      </w:r>
      <w:r w:rsidRPr="001A697E">
        <w:rPr>
          <w:rFonts w:ascii="Courier New" w:hAnsi="Courier New" w:cs="Courier New"/>
          <w:color w:val="931A68"/>
          <w:sz w:val="16"/>
          <w:szCs w:val="16"/>
        </w:rPr>
        <w:t>struct</w:t>
      </w:r>
    </w:p>
    <w:p w14:paraId="22E44072" w14:textId="77777777" w:rsidR="007B7E7C" w:rsidRPr="001A697E" w:rsidRDefault="007B7E7C" w:rsidP="001A697E">
      <w:pPr>
        <w:spacing w:after="0"/>
        <w:rPr>
          <w:rFonts w:ascii="Courier New" w:hAnsi="Courier New" w:cs="Courier New"/>
          <w:sz w:val="16"/>
          <w:szCs w:val="16"/>
        </w:rPr>
      </w:pPr>
      <w:r w:rsidRPr="001A697E">
        <w:rPr>
          <w:rFonts w:ascii="Courier New" w:hAnsi="Courier New" w:cs="Courier New"/>
          <w:sz w:val="16"/>
          <w:szCs w:val="16"/>
        </w:rPr>
        <w:t>{</w:t>
      </w:r>
    </w:p>
    <w:p w14:paraId="29891F72" w14:textId="1129D5BF" w:rsidR="007B7E7C" w:rsidRPr="001A697E" w:rsidRDefault="007B7E7C" w:rsidP="001A697E">
      <w:pPr>
        <w:spacing w:after="0"/>
        <w:rPr>
          <w:rFonts w:ascii="Courier New" w:hAnsi="Courier New" w:cs="Courier New"/>
          <w:sz w:val="16"/>
          <w:szCs w:val="16"/>
        </w:rPr>
      </w:pPr>
      <w:r w:rsidRPr="001A697E">
        <w:rPr>
          <w:rFonts w:ascii="Courier New" w:hAnsi="Courier New" w:cs="Courier New"/>
          <w:sz w:val="16"/>
          <w:szCs w:val="16"/>
        </w:rPr>
        <w:t xml:space="preserve">    </w:t>
      </w:r>
      <w:r w:rsidRPr="001A697E">
        <w:rPr>
          <w:rFonts w:ascii="Courier New" w:hAnsi="Courier New" w:cs="Courier New"/>
          <w:color w:val="006141"/>
          <w:sz w:val="16"/>
          <w:szCs w:val="16"/>
        </w:rPr>
        <w:t>uint8_t</w:t>
      </w:r>
      <w:r w:rsidRPr="001A697E">
        <w:rPr>
          <w:rFonts w:ascii="Courier New" w:hAnsi="Courier New" w:cs="Courier New"/>
          <w:sz w:val="16"/>
          <w:szCs w:val="16"/>
        </w:rPr>
        <w:t xml:space="preserve">                         *</w:t>
      </w:r>
      <w:proofErr w:type="spellStart"/>
      <w:r w:rsidRPr="001A697E">
        <w:rPr>
          <w:rFonts w:ascii="Courier New" w:hAnsi="Courier New" w:cs="Courier New"/>
          <w:color w:val="0326CC"/>
          <w:sz w:val="16"/>
          <w:szCs w:val="16"/>
        </w:rPr>
        <w:t>bd_addr</w:t>
      </w:r>
      <w:proofErr w:type="spellEnd"/>
      <w:r w:rsidRPr="001A697E">
        <w:rPr>
          <w:rFonts w:ascii="Courier New" w:hAnsi="Courier New" w:cs="Courier New"/>
          <w:sz w:val="16"/>
          <w:szCs w:val="16"/>
        </w:rPr>
        <w:t>;   </w:t>
      </w:r>
      <w:r w:rsidRPr="001A697E">
        <w:rPr>
          <w:rFonts w:ascii="Courier New" w:hAnsi="Courier New" w:cs="Courier New"/>
          <w:color w:val="4E9072"/>
          <w:sz w:val="16"/>
          <w:szCs w:val="16"/>
        </w:rPr>
        <w:t>/**&lt; Remote device address */</w:t>
      </w:r>
    </w:p>
    <w:p w14:paraId="0C881D94" w14:textId="572349D5" w:rsidR="007B7E7C" w:rsidRPr="001A697E" w:rsidRDefault="007B7E7C" w:rsidP="001A697E">
      <w:pPr>
        <w:spacing w:after="0"/>
        <w:rPr>
          <w:rFonts w:ascii="Courier New" w:hAnsi="Courier New" w:cs="Courier New"/>
          <w:color w:val="4E9072"/>
          <w:sz w:val="16"/>
          <w:szCs w:val="16"/>
        </w:rPr>
      </w:pPr>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06141"/>
          <w:sz w:val="16"/>
          <w:szCs w:val="16"/>
        </w:rPr>
        <w:t>wiced_bt_ble_address_type_t</w:t>
      </w:r>
      <w:proofErr w:type="spellEnd"/>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326CC"/>
          <w:sz w:val="16"/>
          <w:szCs w:val="16"/>
        </w:rPr>
        <w:t>addr_type</w:t>
      </w:r>
      <w:proofErr w:type="spellEnd"/>
      <w:r w:rsidRPr="001A697E">
        <w:rPr>
          <w:rFonts w:ascii="Courier New" w:hAnsi="Courier New" w:cs="Courier New"/>
          <w:color w:val="000000"/>
          <w:sz w:val="16"/>
          <w:szCs w:val="16"/>
        </w:rPr>
        <w:t xml:space="preserve">;  </w:t>
      </w:r>
      <w:r w:rsidRPr="001A697E">
        <w:rPr>
          <w:rFonts w:ascii="Courier New" w:hAnsi="Courier New" w:cs="Courier New"/>
          <w:color w:val="4E9072"/>
          <w:sz w:val="16"/>
          <w:szCs w:val="16"/>
        </w:rPr>
        <w:t xml:space="preserve">/**&lt; </w:t>
      </w:r>
      <w:proofErr w:type="spellStart"/>
      <w:r w:rsidRPr="001A697E">
        <w:rPr>
          <w:rFonts w:ascii="Courier New" w:hAnsi="Courier New" w:cs="Courier New"/>
          <w:color w:val="4E9072"/>
          <w:sz w:val="16"/>
          <w:szCs w:val="16"/>
          <w:u w:val="single"/>
        </w:rPr>
        <w:t>Remmote</w:t>
      </w:r>
      <w:proofErr w:type="spellEnd"/>
      <w:r w:rsidRPr="001A697E">
        <w:rPr>
          <w:rFonts w:ascii="Courier New" w:hAnsi="Courier New" w:cs="Courier New"/>
          <w:color w:val="4E9072"/>
          <w:sz w:val="16"/>
          <w:szCs w:val="16"/>
        </w:rPr>
        <w:t xml:space="preserve"> device address type */</w:t>
      </w:r>
    </w:p>
    <w:p w14:paraId="5CE35CFA" w14:textId="5B9F41C8" w:rsidR="007B7E7C" w:rsidRPr="001A697E" w:rsidRDefault="007B7E7C" w:rsidP="001A697E">
      <w:pPr>
        <w:spacing w:after="0"/>
        <w:rPr>
          <w:rFonts w:ascii="Courier New" w:hAnsi="Courier New" w:cs="Courier New"/>
          <w:sz w:val="16"/>
          <w:szCs w:val="16"/>
        </w:rPr>
      </w:pPr>
      <w:r w:rsidRPr="001A697E">
        <w:rPr>
          <w:rFonts w:ascii="Courier New" w:hAnsi="Courier New" w:cs="Courier New"/>
          <w:sz w:val="16"/>
          <w:szCs w:val="16"/>
        </w:rPr>
        <w:t xml:space="preserve">    </w:t>
      </w:r>
      <w:r w:rsidRPr="001A697E">
        <w:rPr>
          <w:rFonts w:ascii="Courier New" w:hAnsi="Courier New" w:cs="Courier New"/>
          <w:color w:val="006141"/>
          <w:sz w:val="16"/>
          <w:szCs w:val="16"/>
        </w:rPr>
        <w:t>uint16_t</w:t>
      </w:r>
      <w:r w:rsidRPr="001A697E">
        <w:rPr>
          <w:rFonts w:ascii="Courier New" w:hAnsi="Courier New" w:cs="Courier New"/>
          <w:sz w:val="16"/>
          <w:szCs w:val="16"/>
        </w:rPr>
        <w:t xml:space="preserve">                        </w:t>
      </w:r>
      <w:proofErr w:type="spellStart"/>
      <w:r w:rsidRPr="001A697E">
        <w:rPr>
          <w:rFonts w:ascii="Courier New" w:hAnsi="Courier New" w:cs="Courier New"/>
          <w:color w:val="0326CC"/>
          <w:sz w:val="16"/>
          <w:szCs w:val="16"/>
        </w:rPr>
        <w:t>conn_id</w:t>
      </w:r>
      <w:proofErr w:type="spellEnd"/>
      <w:r w:rsidRPr="001A697E">
        <w:rPr>
          <w:rFonts w:ascii="Courier New" w:hAnsi="Courier New" w:cs="Courier New"/>
          <w:sz w:val="16"/>
          <w:szCs w:val="16"/>
        </w:rPr>
        <w:t>;    </w:t>
      </w:r>
      <w:r w:rsidRPr="001A697E">
        <w:rPr>
          <w:rFonts w:ascii="Courier New" w:hAnsi="Courier New" w:cs="Courier New"/>
          <w:color w:val="4E9072"/>
          <w:sz w:val="16"/>
          <w:szCs w:val="16"/>
        </w:rPr>
        <w:t>/**&lt; ID of the connection */</w:t>
      </w:r>
    </w:p>
    <w:p w14:paraId="1972D517" w14:textId="485DBDDE" w:rsidR="007B7E7C" w:rsidRPr="001A697E" w:rsidRDefault="007B7E7C" w:rsidP="001A697E">
      <w:pPr>
        <w:spacing w:after="0"/>
        <w:rPr>
          <w:rFonts w:ascii="Courier New" w:hAnsi="Courier New" w:cs="Courier New"/>
          <w:color w:val="4E9072"/>
          <w:sz w:val="16"/>
          <w:szCs w:val="16"/>
        </w:rPr>
      </w:pPr>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06141"/>
          <w:sz w:val="16"/>
          <w:szCs w:val="16"/>
        </w:rPr>
        <w:t>wiced_bool_t</w:t>
      </w:r>
      <w:proofErr w:type="spellEnd"/>
      <w:r w:rsidRPr="001A697E">
        <w:rPr>
          <w:rFonts w:ascii="Courier New" w:hAnsi="Courier New" w:cs="Courier New"/>
          <w:color w:val="000000"/>
          <w:sz w:val="16"/>
          <w:szCs w:val="16"/>
        </w:rPr>
        <w:t xml:space="preserve">                    </w:t>
      </w:r>
      <w:r w:rsidRPr="001A697E">
        <w:rPr>
          <w:rFonts w:ascii="Courier New" w:hAnsi="Courier New" w:cs="Courier New"/>
          <w:color w:val="0326CC"/>
          <w:sz w:val="16"/>
          <w:szCs w:val="16"/>
        </w:rPr>
        <w:t>connected</w:t>
      </w:r>
      <w:r w:rsidRPr="001A697E">
        <w:rPr>
          <w:rFonts w:ascii="Courier New" w:hAnsi="Courier New" w:cs="Courier New"/>
          <w:color w:val="000000"/>
          <w:sz w:val="16"/>
          <w:szCs w:val="16"/>
        </w:rPr>
        <w:t xml:space="preserve">;  </w:t>
      </w:r>
      <w:r w:rsidRPr="001A697E">
        <w:rPr>
          <w:rFonts w:ascii="Courier New" w:hAnsi="Courier New" w:cs="Courier New"/>
          <w:color w:val="4E9072"/>
          <w:sz w:val="16"/>
          <w:szCs w:val="16"/>
        </w:rPr>
        <w:t>/**&lt; TRUE/FALSE connected/disconnected */</w:t>
      </w:r>
    </w:p>
    <w:p w14:paraId="14A595E5" w14:textId="26EA8501" w:rsidR="001A697E" w:rsidRDefault="007B7E7C" w:rsidP="001A697E">
      <w:pPr>
        <w:spacing w:after="0"/>
        <w:rPr>
          <w:rFonts w:ascii="Courier New" w:hAnsi="Courier New" w:cs="Courier New"/>
          <w:color w:val="4E9072"/>
          <w:sz w:val="16"/>
          <w:szCs w:val="16"/>
        </w:rPr>
      </w:pPr>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06141"/>
          <w:sz w:val="16"/>
          <w:szCs w:val="16"/>
        </w:rPr>
        <w:t>wiced_bt_gatt_disconn_reason_t</w:t>
      </w:r>
      <w:proofErr w:type="spellEnd"/>
      <w:r w:rsidRPr="001A697E">
        <w:rPr>
          <w:rFonts w:ascii="Courier New" w:hAnsi="Courier New" w:cs="Courier New"/>
          <w:color w:val="000000"/>
          <w:sz w:val="16"/>
          <w:szCs w:val="16"/>
        </w:rPr>
        <w:t xml:space="preserve">  </w:t>
      </w:r>
      <w:r w:rsidRPr="001A697E">
        <w:rPr>
          <w:rFonts w:ascii="Courier New" w:hAnsi="Courier New" w:cs="Courier New"/>
          <w:color w:val="0326CC"/>
          <w:sz w:val="16"/>
          <w:szCs w:val="16"/>
        </w:rPr>
        <w:t>reason</w:t>
      </w:r>
      <w:r w:rsidRPr="001A697E">
        <w:rPr>
          <w:rFonts w:ascii="Courier New" w:hAnsi="Courier New" w:cs="Courier New"/>
          <w:color w:val="000000"/>
          <w:sz w:val="16"/>
          <w:szCs w:val="16"/>
        </w:rPr>
        <w:t xml:space="preserve">;     </w:t>
      </w:r>
      <w:r w:rsidRPr="001A697E">
        <w:rPr>
          <w:rFonts w:ascii="Courier New" w:hAnsi="Courier New" w:cs="Courier New"/>
          <w:color w:val="4E9072"/>
          <w:sz w:val="16"/>
          <w:szCs w:val="16"/>
        </w:rPr>
        <w:t xml:space="preserve">/**&lt; Reason code (see @link </w:t>
      </w:r>
    </w:p>
    <w:p w14:paraId="1322C48D" w14:textId="2A762309" w:rsidR="001A697E" w:rsidRDefault="001A697E" w:rsidP="001A697E">
      <w:pPr>
        <w:spacing w:after="0"/>
        <w:rPr>
          <w:rFonts w:ascii="Courier New" w:hAnsi="Courier New" w:cs="Courier New"/>
          <w:color w:val="4E9072"/>
          <w:sz w:val="16"/>
          <w:szCs w:val="16"/>
        </w:rPr>
      </w:pPr>
      <w:r>
        <w:rPr>
          <w:rFonts w:ascii="Courier New" w:hAnsi="Courier New" w:cs="Courier New"/>
          <w:color w:val="4E9072"/>
          <w:sz w:val="16"/>
          <w:szCs w:val="16"/>
        </w:rPr>
        <w:t xml:space="preserve">                                                     </w:t>
      </w:r>
      <w:proofErr w:type="spellStart"/>
      <w:r w:rsidR="007B7E7C" w:rsidRPr="001A697E">
        <w:rPr>
          <w:rFonts w:ascii="Courier New" w:hAnsi="Courier New" w:cs="Courier New"/>
          <w:color w:val="4E9072"/>
          <w:sz w:val="16"/>
          <w:szCs w:val="16"/>
        </w:rPr>
        <w:t>wiced_bt_gatt_disconn_reason_e</w:t>
      </w:r>
      <w:proofErr w:type="spellEnd"/>
      <w:r w:rsidR="007B7E7C" w:rsidRPr="001A697E">
        <w:rPr>
          <w:rFonts w:ascii="Courier New" w:hAnsi="Courier New" w:cs="Courier New"/>
          <w:color w:val="4E9072"/>
          <w:sz w:val="16"/>
          <w:szCs w:val="16"/>
        </w:rPr>
        <w:t xml:space="preserve"> </w:t>
      </w:r>
    </w:p>
    <w:p w14:paraId="656586E7" w14:textId="112ADA87" w:rsidR="007B7E7C" w:rsidRPr="001A697E" w:rsidRDefault="001A697E" w:rsidP="001A697E">
      <w:pPr>
        <w:spacing w:after="0"/>
        <w:rPr>
          <w:rFonts w:ascii="Courier New" w:hAnsi="Courier New" w:cs="Courier New"/>
          <w:color w:val="4E9072"/>
          <w:sz w:val="16"/>
          <w:szCs w:val="16"/>
        </w:rPr>
      </w:pPr>
      <w:r>
        <w:rPr>
          <w:rFonts w:ascii="Courier New" w:hAnsi="Courier New" w:cs="Courier New"/>
          <w:color w:val="4E9072"/>
          <w:sz w:val="16"/>
          <w:szCs w:val="16"/>
        </w:rPr>
        <w:t xml:space="preserve">                                                     </w:t>
      </w:r>
      <w:proofErr w:type="spellStart"/>
      <w:r w:rsidR="007B7E7C" w:rsidRPr="001A697E">
        <w:rPr>
          <w:rFonts w:ascii="Courier New" w:hAnsi="Courier New" w:cs="Courier New"/>
          <w:color w:val="4E9072"/>
          <w:sz w:val="16"/>
          <w:szCs w:val="16"/>
        </w:rPr>
        <w:t>wiced_bt_gatt_disconn_reason_t</w:t>
      </w:r>
      <w:proofErr w:type="spellEnd"/>
      <w:r w:rsidR="007B7E7C" w:rsidRPr="001A697E">
        <w:rPr>
          <w:rFonts w:ascii="Courier New" w:hAnsi="Courier New" w:cs="Courier New"/>
          <w:color w:val="4E9072"/>
          <w:sz w:val="16"/>
          <w:szCs w:val="16"/>
        </w:rPr>
        <w:t xml:space="preserve"> @</w:t>
      </w:r>
      <w:proofErr w:type="spellStart"/>
      <w:r w:rsidR="007B7E7C" w:rsidRPr="001A697E">
        <w:rPr>
          <w:rFonts w:ascii="Courier New" w:hAnsi="Courier New" w:cs="Courier New"/>
          <w:color w:val="4E9072"/>
          <w:sz w:val="16"/>
          <w:szCs w:val="16"/>
          <w:u w:val="single"/>
        </w:rPr>
        <w:t>endlink</w:t>
      </w:r>
      <w:proofErr w:type="spellEnd"/>
      <w:r w:rsidR="007B7E7C" w:rsidRPr="001A697E">
        <w:rPr>
          <w:rFonts w:ascii="Courier New" w:hAnsi="Courier New" w:cs="Courier New"/>
          <w:color w:val="4E9072"/>
          <w:sz w:val="16"/>
          <w:szCs w:val="16"/>
        </w:rPr>
        <w:t>) */</w:t>
      </w:r>
    </w:p>
    <w:p w14:paraId="02F54AED" w14:textId="6578544C" w:rsidR="007B7E7C" w:rsidRPr="001A697E" w:rsidRDefault="007B7E7C" w:rsidP="001A697E">
      <w:pPr>
        <w:spacing w:after="0"/>
        <w:rPr>
          <w:rFonts w:ascii="Courier New" w:hAnsi="Courier New" w:cs="Courier New"/>
          <w:color w:val="4E9072"/>
          <w:sz w:val="16"/>
          <w:szCs w:val="16"/>
        </w:rPr>
      </w:pPr>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06141"/>
          <w:sz w:val="16"/>
          <w:szCs w:val="16"/>
        </w:rPr>
        <w:t>wiced_bt_transport_t</w:t>
      </w:r>
      <w:proofErr w:type="spellEnd"/>
      <w:r w:rsidRPr="001A697E">
        <w:rPr>
          <w:rFonts w:ascii="Courier New" w:hAnsi="Courier New" w:cs="Courier New"/>
          <w:color w:val="000000"/>
          <w:sz w:val="16"/>
          <w:szCs w:val="16"/>
        </w:rPr>
        <w:t xml:space="preserve">            </w:t>
      </w:r>
      <w:r w:rsidRPr="001A697E">
        <w:rPr>
          <w:rFonts w:ascii="Courier New" w:hAnsi="Courier New" w:cs="Courier New"/>
          <w:color w:val="0326CC"/>
          <w:sz w:val="16"/>
          <w:szCs w:val="16"/>
        </w:rPr>
        <w:t>transport</w:t>
      </w:r>
      <w:r w:rsidRPr="001A697E">
        <w:rPr>
          <w:rFonts w:ascii="Courier New" w:hAnsi="Courier New" w:cs="Courier New"/>
          <w:color w:val="000000"/>
          <w:sz w:val="16"/>
          <w:szCs w:val="16"/>
        </w:rPr>
        <w:t>;  </w:t>
      </w:r>
      <w:r w:rsidRPr="001A697E">
        <w:rPr>
          <w:rFonts w:ascii="Courier New" w:hAnsi="Courier New" w:cs="Courier New"/>
          <w:color w:val="4E9072"/>
          <w:sz w:val="16"/>
          <w:szCs w:val="16"/>
        </w:rPr>
        <w:t>/**&lt; Transport type of the connection */</w:t>
      </w:r>
    </w:p>
    <w:p w14:paraId="17481501" w14:textId="3A9D5D42" w:rsidR="007B7E7C" w:rsidRPr="001A697E" w:rsidRDefault="007B7E7C" w:rsidP="001A697E">
      <w:pPr>
        <w:spacing w:after="0"/>
        <w:rPr>
          <w:rFonts w:ascii="Courier New" w:hAnsi="Courier New" w:cs="Courier New"/>
          <w:sz w:val="16"/>
          <w:szCs w:val="16"/>
        </w:rPr>
      </w:pPr>
      <w:r w:rsidRPr="001A697E">
        <w:rPr>
          <w:rFonts w:ascii="Courier New" w:hAnsi="Courier New" w:cs="Courier New"/>
          <w:sz w:val="16"/>
          <w:szCs w:val="16"/>
        </w:rPr>
        <w:t xml:space="preserve">    </w:t>
      </w:r>
      <w:r w:rsidRPr="001A697E">
        <w:rPr>
          <w:rFonts w:ascii="Courier New" w:hAnsi="Courier New" w:cs="Courier New"/>
          <w:color w:val="006141"/>
          <w:sz w:val="16"/>
          <w:szCs w:val="16"/>
        </w:rPr>
        <w:t>uint8_t</w:t>
      </w:r>
      <w:r w:rsidRPr="001A697E">
        <w:rPr>
          <w:rFonts w:ascii="Courier New" w:hAnsi="Courier New" w:cs="Courier New"/>
          <w:sz w:val="16"/>
          <w:szCs w:val="16"/>
        </w:rPr>
        <w:t xml:space="preserve">                         </w:t>
      </w:r>
      <w:proofErr w:type="spellStart"/>
      <w:r w:rsidRPr="001A697E">
        <w:rPr>
          <w:rFonts w:ascii="Courier New" w:hAnsi="Courier New" w:cs="Courier New"/>
          <w:color w:val="0326CC"/>
          <w:sz w:val="16"/>
          <w:szCs w:val="16"/>
        </w:rPr>
        <w:t>link_role</w:t>
      </w:r>
      <w:proofErr w:type="spellEnd"/>
      <w:r w:rsidRPr="001A697E">
        <w:rPr>
          <w:rFonts w:ascii="Courier New" w:hAnsi="Courier New" w:cs="Courier New"/>
          <w:sz w:val="16"/>
          <w:szCs w:val="16"/>
        </w:rPr>
        <w:t>;  </w:t>
      </w:r>
      <w:r w:rsidRPr="001A697E">
        <w:rPr>
          <w:rFonts w:ascii="Courier New" w:hAnsi="Courier New" w:cs="Courier New"/>
          <w:color w:val="4E9072"/>
          <w:sz w:val="16"/>
          <w:szCs w:val="16"/>
        </w:rPr>
        <w:t>/**&lt; Link role on this connection */</w:t>
      </w:r>
    </w:p>
    <w:p w14:paraId="4B6A5362" w14:textId="49317EC4" w:rsidR="00D3329F" w:rsidRPr="00687BFC" w:rsidRDefault="007B7E7C" w:rsidP="00B04E43">
      <w:pPr>
        <w:rPr>
          <w:rFonts w:ascii="Courier New" w:hAnsi="Courier New" w:cs="Courier New"/>
          <w:color w:val="006141"/>
          <w:sz w:val="16"/>
          <w:szCs w:val="16"/>
        </w:rPr>
      </w:pPr>
      <w:r w:rsidRPr="001A697E">
        <w:rPr>
          <w:rFonts w:ascii="Courier New" w:hAnsi="Courier New" w:cs="Courier New"/>
          <w:color w:val="000000"/>
          <w:sz w:val="16"/>
          <w:szCs w:val="16"/>
        </w:rPr>
        <w:t xml:space="preserve">} </w:t>
      </w:r>
      <w:proofErr w:type="spellStart"/>
      <w:r w:rsidRPr="001A697E">
        <w:rPr>
          <w:rFonts w:ascii="Courier New" w:hAnsi="Courier New" w:cs="Courier New"/>
          <w:color w:val="006141"/>
          <w:sz w:val="16"/>
          <w:szCs w:val="16"/>
        </w:rPr>
        <w:t>wiced_bt_gatt_connection_status_t</w:t>
      </w:r>
      <w:proofErr w:type="spellEnd"/>
      <w:r w:rsidRPr="001A697E">
        <w:rPr>
          <w:rFonts w:ascii="Courier New" w:hAnsi="Courier New" w:cs="Courier New"/>
          <w:color w:val="000000"/>
          <w:sz w:val="16"/>
          <w:szCs w:val="16"/>
        </w:rPr>
        <w:t>;</w:t>
      </w:r>
    </w:p>
    <w:p w14:paraId="7A1D4DF5" w14:textId="69AA494C" w:rsidR="00B04E43" w:rsidRPr="00B04E43" w:rsidRDefault="007B7E7C" w:rsidP="00B04E43">
      <w:r>
        <w:t xml:space="preserve">Typically, you would save the </w:t>
      </w:r>
      <w:proofErr w:type="spellStart"/>
      <w:r>
        <w:t>conn_id</w:t>
      </w:r>
      <w:proofErr w:type="spellEnd"/>
      <w:r>
        <w:t xml:space="preserve"> so that you can perform </w:t>
      </w:r>
      <w:r w:rsidR="00687BFC">
        <w:t>R</w:t>
      </w:r>
      <w:r>
        <w:t xml:space="preserve">eads and </w:t>
      </w:r>
      <w:r w:rsidR="00687BFC">
        <w:t>W</w:t>
      </w:r>
      <w:r>
        <w:t>rite</w:t>
      </w:r>
      <w:r w:rsidR="00687BFC">
        <w:t>s</w:t>
      </w:r>
      <w:r>
        <w:t xml:space="preserve"> to the Peripheral.</w:t>
      </w:r>
      <w:r w:rsidR="00FD3285">
        <w:t xml:space="preserve">  If you were going to support multiple connections you might make a table of connection </w:t>
      </w:r>
      <w:r w:rsidR="000459CD">
        <w:t xml:space="preserve">ID </w:t>
      </w:r>
      <w:r w:rsidR="00FD3285">
        <w:t>/</w:t>
      </w:r>
      <w:r w:rsidR="000459CD">
        <w:t xml:space="preserve"> </w:t>
      </w:r>
      <w:r w:rsidR="00FD3285">
        <w:t>B</w:t>
      </w:r>
      <w:r w:rsidR="00C3389C">
        <w:t>lu</w:t>
      </w:r>
      <w:r w:rsidR="000459CD">
        <w:t>e</w:t>
      </w:r>
      <w:r w:rsidR="00C3389C">
        <w:t>tooth</w:t>
      </w:r>
      <w:r w:rsidR="00FD3285">
        <w:t xml:space="preserve"> Address tuples.</w:t>
      </w:r>
    </w:p>
    <w:p w14:paraId="772F9DAB" w14:textId="0D72E61F" w:rsidR="00110197" w:rsidRDefault="00110197">
      <w:r>
        <w:t xml:space="preserve">Once connected, the </w:t>
      </w:r>
      <w:r w:rsidR="00E94A84">
        <w:t>Central</w:t>
      </w:r>
      <w:r>
        <w:t xml:space="preserve"> can initiate pairing (if </w:t>
      </w:r>
      <w:r w:rsidR="007F2B26">
        <w:t xml:space="preserve">the devices </w:t>
      </w:r>
      <w:r w:rsidR="001A784D">
        <w:t>were</w:t>
      </w:r>
      <w:r w:rsidR="007F2B26">
        <w:t xml:space="preserve"> not previously bonded</w:t>
      </w:r>
      <w:r>
        <w:t xml:space="preserve">). The function is </w:t>
      </w:r>
      <w:proofErr w:type="spellStart"/>
      <w:r>
        <w:t>wiced_bt_dev_sec_bond</w:t>
      </w:r>
      <w:proofErr w:type="spellEnd"/>
      <w:r>
        <w:t>:</w:t>
      </w:r>
    </w:p>
    <w:p w14:paraId="081B5514" w14:textId="77777777" w:rsidR="00110197" w:rsidRDefault="00110197" w:rsidP="00110197">
      <w:pPr>
        <w:autoSpaceDE w:val="0"/>
        <w:autoSpaceDN w:val="0"/>
        <w:adjustRightInd w:val="0"/>
        <w:spacing w:after="0" w:line="240" w:lineRule="auto"/>
        <w:ind w:left="720"/>
        <w:rPr>
          <w:rFonts w:ascii="Courier New" w:hAnsi="Courier New" w:cs="Courier New"/>
          <w:color w:val="000000"/>
          <w:sz w:val="16"/>
          <w:szCs w:val="20"/>
        </w:rPr>
      </w:pPr>
      <w:proofErr w:type="spellStart"/>
      <w:r w:rsidRPr="00110197">
        <w:rPr>
          <w:rFonts w:ascii="Courier New" w:hAnsi="Courier New" w:cs="Courier New"/>
          <w:color w:val="005032"/>
          <w:sz w:val="16"/>
          <w:szCs w:val="20"/>
        </w:rPr>
        <w:t>wiced_result_t</w:t>
      </w:r>
      <w:proofErr w:type="spellEnd"/>
      <w:r w:rsidRPr="00110197">
        <w:rPr>
          <w:rFonts w:ascii="Courier New" w:hAnsi="Courier New" w:cs="Courier New"/>
          <w:color w:val="000000"/>
          <w:sz w:val="16"/>
          <w:szCs w:val="20"/>
        </w:rPr>
        <w:t xml:space="preserve"> </w:t>
      </w:r>
      <w:proofErr w:type="spellStart"/>
      <w:r w:rsidRPr="00110197">
        <w:rPr>
          <w:rFonts w:ascii="Courier New" w:hAnsi="Courier New" w:cs="Courier New"/>
          <w:bCs/>
          <w:color w:val="000000"/>
          <w:sz w:val="16"/>
          <w:szCs w:val="20"/>
        </w:rPr>
        <w:t>wiced_bt_dev_sec_bond</w:t>
      </w:r>
      <w:proofErr w:type="spellEnd"/>
      <w:r w:rsidRPr="00110197">
        <w:rPr>
          <w:rFonts w:ascii="Courier New" w:hAnsi="Courier New" w:cs="Courier New"/>
          <w:color w:val="000000"/>
          <w:sz w:val="16"/>
          <w:szCs w:val="20"/>
        </w:rPr>
        <w:t xml:space="preserve"> (</w:t>
      </w:r>
      <w:proofErr w:type="spellStart"/>
      <w:r w:rsidRPr="00110197">
        <w:rPr>
          <w:rFonts w:ascii="Courier New" w:hAnsi="Courier New" w:cs="Courier New"/>
          <w:color w:val="005032"/>
          <w:sz w:val="16"/>
          <w:szCs w:val="20"/>
        </w:rPr>
        <w:t>wiced_bt_device_address_t</w:t>
      </w:r>
      <w:proofErr w:type="spellEnd"/>
      <w:r w:rsidRPr="00110197">
        <w:rPr>
          <w:rFonts w:ascii="Courier New" w:hAnsi="Courier New" w:cs="Courier New"/>
          <w:color w:val="000000"/>
          <w:sz w:val="16"/>
          <w:szCs w:val="20"/>
        </w:rPr>
        <w:t xml:space="preserve"> </w:t>
      </w:r>
      <w:proofErr w:type="spellStart"/>
      <w:r w:rsidRPr="00110197">
        <w:rPr>
          <w:rFonts w:ascii="Courier New" w:hAnsi="Courier New" w:cs="Courier New"/>
          <w:color w:val="000000"/>
          <w:sz w:val="16"/>
          <w:szCs w:val="20"/>
        </w:rPr>
        <w:t>bd_addr</w:t>
      </w:r>
      <w:proofErr w:type="spellEnd"/>
      <w:r w:rsidRPr="00110197">
        <w:rPr>
          <w:rFonts w:ascii="Courier New" w:hAnsi="Courier New" w:cs="Courier New"/>
          <w:color w:val="000000"/>
          <w:sz w:val="16"/>
          <w:szCs w:val="20"/>
        </w:rPr>
        <w:t>,</w:t>
      </w:r>
    </w:p>
    <w:p w14:paraId="19DF0478" w14:textId="77777777" w:rsidR="00110197" w:rsidRDefault="00110197" w:rsidP="00110197">
      <w:pPr>
        <w:autoSpaceDE w:val="0"/>
        <w:autoSpaceDN w:val="0"/>
        <w:adjustRightInd w:val="0"/>
        <w:spacing w:after="0" w:line="240" w:lineRule="auto"/>
        <w:ind w:left="720"/>
        <w:rPr>
          <w:rFonts w:ascii="Courier New" w:hAnsi="Courier New" w:cs="Courier New"/>
          <w:color w:val="000000"/>
          <w:sz w:val="16"/>
          <w:szCs w:val="20"/>
        </w:rPr>
      </w:pPr>
      <w:r w:rsidRPr="00110197">
        <w:rPr>
          <w:rFonts w:ascii="Courier New" w:hAnsi="Courier New" w:cs="Courier New"/>
          <w:color w:val="000000"/>
          <w:sz w:val="16"/>
          <w:szCs w:val="20"/>
        </w:rPr>
        <w:t xml:space="preserve"> </w:t>
      </w:r>
      <w:r>
        <w:rPr>
          <w:rFonts w:ascii="Courier New" w:hAnsi="Courier New" w:cs="Courier New"/>
          <w:color w:val="000000"/>
          <w:sz w:val="16"/>
          <w:szCs w:val="20"/>
        </w:rPr>
        <w:t xml:space="preserve">                                     </w:t>
      </w:r>
      <w:proofErr w:type="spellStart"/>
      <w:r w:rsidRPr="00110197">
        <w:rPr>
          <w:rFonts w:ascii="Courier New" w:hAnsi="Courier New" w:cs="Courier New"/>
          <w:color w:val="005032"/>
          <w:sz w:val="16"/>
          <w:szCs w:val="20"/>
        </w:rPr>
        <w:t>wiced_bt_ble_address_type_t</w:t>
      </w:r>
      <w:proofErr w:type="spellEnd"/>
      <w:r w:rsidRPr="00110197">
        <w:rPr>
          <w:rFonts w:ascii="Courier New" w:hAnsi="Courier New" w:cs="Courier New"/>
          <w:color w:val="000000"/>
          <w:sz w:val="16"/>
          <w:szCs w:val="20"/>
        </w:rPr>
        <w:t xml:space="preserve"> </w:t>
      </w:r>
      <w:proofErr w:type="spellStart"/>
      <w:r w:rsidRPr="00110197">
        <w:rPr>
          <w:rFonts w:ascii="Courier New" w:hAnsi="Courier New" w:cs="Courier New"/>
          <w:color w:val="000000"/>
          <w:sz w:val="16"/>
          <w:szCs w:val="20"/>
        </w:rPr>
        <w:t>bd_addr_type</w:t>
      </w:r>
      <w:proofErr w:type="spellEnd"/>
      <w:r w:rsidRPr="00110197">
        <w:rPr>
          <w:rFonts w:ascii="Courier New" w:hAnsi="Courier New" w:cs="Courier New"/>
          <w:color w:val="000000"/>
          <w:sz w:val="16"/>
          <w:szCs w:val="20"/>
        </w:rPr>
        <w:t>,</w:t>
      </w:r>
    </w:p>
    <w:p w14:paraId="161912AD" w14:textId="77777777" w:rsidR="00110197" w:rsidRDefault="00110197" w:rsidP="00110197">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5032"/>
          <w:sz w:val="16"/>
          <w:szCs w:val="20"/>
        </w:rPr>
        <w:t xml:space="preserve"> </w:t>
      </w:r>
      <w:r w:rsidRPr="00110197">
        <w:rPr>
          <w:rFonts w:ascii="Courier New" w:hAnsi="Courier New" w:cs="Courier New"/>
          <w:color w:val="000000"/>
          <w:sz w:val="16"/>
          <w:szCs w:val="20"/>
        </w:rPr>
        <w:t xml:space="preserve"> </w:t>
      </w:r>
      <w:r>
        <w:rPr>
          <w:rFonts w:ascii="Courier New" w:hAnsi="Courier New" w:cs="Courier New"/>
          <w:color w:val="000000"/>
          <w:sz w:val="16"/>
          <w:szCs w:val="20"/>
        </w:rPr>
        <w:t xml:space="preserve">                                    </w:t>
      </w:r>
      <w:proofErr w:type="spellStart"/>
      <w:r w:rsidRPr="00110197">
        <w:rPr>
          <w:rFonts w:ascii="Courier New" w:hAnsi="Courier New" w:cs="Courier New"/>
          <w:color w:val="005032"/>
          <w:sz w:val="16"/>
          <w:szCs w:val="20"/>
        </w:rPr>
        <w:t>wiced_bt_transport_t</w:t>
      </w:r>
      <w:proofErr w:type="spellEnd"/>
      <w:r w:rsidRPr="00110197">
        <w:rPr>
          <w:rFonts w:ascii="Courier New" w:hAnsi="Courier New" w:cs="Courier New"/>
          <w:color w:val="000000"/>
          <w:sz w:val="16"/>
          <w:szCs w:val="20"/>
        </w:rPr>
        <w:t xml:space="preserve"> transport,</w:t>
      </w:r>
    </w:p>
    <w:p w14:paraId="3B46B33E" w14:textId="77777777" w:rsidR="00110197" w:rsidRDefault="00110197" w:rsidP="00110197">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5032"/>
          <w:sz w:val="16"/>
          <w:szCs w:val="20"/>
        </w:rPr>
        <w:t xml:space="preserve">                                      </w:t>
      </w:r>
      <w:r w:rsidRPr="00110197">
        <w:rPr>
          <w:rFonts w:ascii="Courier New" w:hAnsi="Courier New" w:cs="Courier New"/>
          <w:color w:val="005032"/>
          <w:sz w:val="16"/>
          <w:szCs w:val="20"/>
        </w:rPr>
        <w:t>uint8_t</w:t>
      </w:r>
      <w:r w:rsidRPr="00110197">
        <w:rPr>
          <w:rFonts w:ascii="Courier New" w:hAnsi="Courier New" w:cs="Courier New"/>
          <w:color w:val="000000"/>
          <w:sz w:val="16"/>
          <w:szCs w:val="20"/>
        </w:rPr>
        <w:t xml:space="preserve"> </w:t>
      </w:r>
      <w:proofErr w:type="spellStart"/>
      <w:r w:rsidRPr="00110197">
        <w:rPr>
          <w:rFonts w:ascii="Courier New" w:hAnsi="Courier New" w:cs="Courier New"/>
          <w:color w:val="000000"/>
          <w:sz w:val="16"/>
          <w:szCs w:val="20"/>
        </w:rPr>
        <w:t>pin_len</w:t>
      </w:r>
      <w:proofErr w:type="spellEnd"/>
      <w:r w:rsidRPr="00110197">
        <w:rPr>
          <w:rFonts w:ascii="Courier New" w:hAnsi="Courier New" w:cs="Courier New"/>
          <w:color w:val="000000"/>
          <w:sz w:val="16"/>
          <w:szCs w:val="20"/>
        </w:rPr>
        <w:t>,</w:t>
      </w:r>
    </w:p>
    <w:p w14:paraId="774905DF" w14:textId="7D3FF313" w:rsidR="00110197" w:rsidRPr="00110197" w:rsidRDefault="00110197" w:rsidP="00110197">
      <w:pPr>
        <w:autoSpaceDE w:val="0"/>
        <w:autoSpaceDN w:val="0"/>
        <w:adjustRightInd w:val="0"/>
        <w:spacing w:line="240" w:lineRule="auto"/>
        <w:ind w:left="720"/>
        <w:rPr>
          <w:rFonts w:ascii="Courier New" w:hAnsi="Courier New" w:cs="Courier New"/>
          <w:sz w:val="16"/>
          <w:szCs w:val="20"/>
        </w:rPr>
      </w:pPr>
      <w:r>
        <w:rPr>
          <w:rFonts w:ascii="Courier New" w:hAnsi="Courier New" w:cs="Courier New"/>
          <w:color w:val="005032"/>
          <w:sz w:val="16"/>
          <w:szCs w:val="20"/>
        </w:rPr>
        <w:t xml:space="preserve">                                      </w:t>
      </w:r>
      <w:r w:rsidRPr="00110197">
        <w:rPr>
          <w:rFonts w:ascii="Courier New" w:hAnsi="Courier New" w:cs="Courier New"/>
          <w:color w:val="005032"/>
          <w:sz w:val="16"/>
          <w:szCs w:val="20"/>
        </w:rPr>
        <w:t>uint8_t</w:t>
      </w:r>
      <w:r w:rsidRPr="00110197">
        <w:rPr>
          <w:rFonts w:ascii="Courier New" w:hAnsi="Courier New" w:cs="Courier New"/>
          <w:color w:val="000000"/>
          <w:sz w:val="16"/>
          <w:szCs w:val="20"/>
        </w:rPr>
        <w:t xml:space="preserve"> *</w:t>
      </w:r>
      <w:proofErr w:type="spellStart"/>
      <w:r w:rsidRPr="00110197">
        <w:rPr>
          <w:rFonts w:ascii="Courier New" w:hAnsi="Courier New" w:cs="Courier New"/>
          <w:color w:val="000000"/>
          <w:sz w:val="16"/>
          <w:szCs w:val="20"/>
        </w:rPr>
        <w:t>p_pin</w:t>
      </w:r>
      <w:proofErr w:type="spellEnd"/>
      <w:r w:rsidRPr="00110197">
        <w:rPr>
          <w:rFonts w:ascii="Courier New" w:hAnsi="Courier New" w:cs="Courier New"/>
          <w:color w:val="000000"/>
          <w:sz w:val="16"/>
          <w:szCs w:val="20"/>
        </w:rPr>
        <w:t>);</w:t>
      </w:r>
    </w:p>
    <w:p w14:paraId="206792D3" w14:textId="6559AC7E" w:rsidR="00110197" w:rsidRDefault="00110197">
      <w:r>
        <w:t xml:space="preserve">The transport can be either </w:t>
      </w:r>
      <w:r w:rsidRPr="00110197">
        <w:t xml:space="preserve">BT_TRANSPORT_BR_EDR </w:t>
      </w:r>
      <w:r>
        <w:t xml:space="preserve">(for Classic) </w:t>
      </w:r>
      <w:r w:rsidRPr="00110197">
        <w:t>or BT_TRANSPORT_LE</w:t>
      </w:r>
      <w:r>
        <w:t xml:space="preserve"> (for BLE). </w:t>
      </w:r>
      <w:r w:rsidR="00D8004A">
        <w:t>T</w:t>
      </w:r>
      <w:r>
        <w:t xml:space="preserve">he </w:t>
      </w:r>
      <w:r w:rsidR="00D8004A">
        <w:t>last two arguments are only for legacy pairing modes</w:t>
      </w:r>
      <w:r w:rsidR="0038622B">
        <w:t>,</w:t>
      </w:r>
      <w:r w:rsidR="00D8004A">
        <w:t xml:space="preserve"> so you should just use 0 for </w:t>
      </w:r>
      <w:proofErr w:type="spellStart"/>
      <w:r>
        <w:t>pin_len</w:t>
      </w:r>
      <w:proofErr w:type="spellEnd"/>
      <w:r>
        <w:t xml:space="preserve"> and NULL for the PIN code.</w:t>
      </w:r>
    </w:p>
    <w:p w14:paraId="2A9CF69D" w14:textId="7F522162" w:rsidR="00C37680" w:rsidRDefault="00C37680">
      <w:r>
        <w:lastRenderedPageBreak/>
        <w:t>Note that some Characteristic values can only be read</w:t>
      </w:r>
      <w:r w:rsidR="004919F6">
        <w:t xml:space="preserve"> or </w:t>
      </w:r>
      <w:r>
        <w:t>written once the device is paired. This is determined by the GATT Characteristic Permissions</w:t>
      </w:r>
      <w:r w:rsidR="003C4B55">
        <w:t xml:space="preserve"> (e.g. </w:t>
      </w:r>
      <w:r w:rsidR="003C4B55" w:rsidRPr="003C4B55">
        <w:t>LEGATTDB_PERM_AUTH_READABLE or LEGATTDB_PERM_AUTH_WRITABLE).</w:t>
      </w:r>
    </w:p>
    <w:p w14:paraId="04B4185F" w14:textId="3942F461" w:rsidR="00A45837" w:rsidRDefault="00A56896">
      <w:r>
        <w:t xml:space="preserve">If you </w:t>
      </w:r>
      <w:r w:rsidR="00CE5F24">
        <w:t xml:space="preserve">previously </w:t>
      </w:r>
      <w:r>
        <w:t>save</w:t>
      </w:r>
      <w:r w:rsidR="00CE5F24">
        <w:t>d</w:t>
      </w:r>
      <w:r>
        <w:t xml:space="preserve"> bonding information on both the Peripheral and </w:t>
      </w:r>
      <w:r w:rsidR="00AB2B88">
        <w:t>Client, then</w:t>
      </w:r>
      <w:r>
        <w:t xml:space="preserve"> you don't need to initiate pairing on subsequent connections. In that case instead of </w:t>
      </w:r>
      <w:proofErr w:type="spellStart"/>
      <w:r>
        <w:t>wiced_bt_dev_sec_bond</w:t>
      </w:r>
      <w:proofErr w:type="spellEnd"/>
      <w:r>
        <w:t xml:space="preserve"> you just need to enable encryption by calling </w:t>
      </w:r>
      <w:proofErr w:type="spellStart"/>
      <w:r>
        <w:t>wiced_bt_dev_set_encryption</w:t>
      </w:r>
      <w:proofErr w:type="spellEnd"/>
      <w:r>
        <w:t>:</w:t>
      </w:r>
    </w:p>
    <w:p w14:paraId="1EC1759B" w14:textId="77777777" w:rsidR="00A56896" w:rsidRDefault="00A56896" w:rsidP="00A56896">
      <w:pPr>
        <w:spacing w:after="0"/>
        <w:ind w:left="720"/>
        <w:rPr>
          <w:rFonts w:ascii="Courier New" w:hAnsi="Courier New" w:cs="Courier New"/>
          <w:color w:val="000000"/>
          <w:sz w:val="16"/>
          <w:szCs w:val="20"/>
        </w:rPr>
      </w:pPr>
      <w:proofErr w:type="spellStart"/>
      <w:r w:rsidRPr="00A56896">
        <w:rPr>
          <w:rFonts w:ascii="Courier New" w:hAnsi="Courier New" w:cs="Courier New"/>
          <w:color w:val="005032"/>
          <w:sz w:val="16"/>
          <w:szCs w:val="20"/>
        </w:rPr>
        <w:t>wiced_result_t</w:t>
      </w:r>
      <w:proofErr w:type="spellEnd"/>
      <w:r w:rsidRPr="00A56896">
        <w:rPr>
          <w:rFonts w:ascii="Courier New" w:hAnsi="Courier New" w:cs="Courier New"/>
          <w:color w:val="000000"/>
          <w:sz w:val="16"/>
          <w:szCs w:val="20"/>
        </w:rPr>
        <w:t xml:space="preserve"> </w:t>
      </w:r>
      <w:proofErr w:type="spellStart"/>
      <w:r w:rsidRPr="00A56896">
        <w:rPr>
          <w:rFonts w:ascii="Courier New" w:hAnsi="Courier New" w:cs="Courier New"/>
          <w:b/>
          <w:bCs/>
          <w:color w:val="000000"/>
          <w:sz w:val="16"/>
          <w:szCs w:val="20"/>
        </w:rPr>
        <w:t>wiced_bt_dev_set_encryption</w:t>
      </w:r>
      <w:proofErr w:type="spellEnd"/>
      <w:r w:rsidRPr="00A56896">
        <w:rPr>
          <w:rFonts w:ascii="Courier New" w:hAnsi="Courier New" w:cs="Courier New"/>
          <w:color w:val="000000"/>
          <w:sz w:val="16"/>
          <w:szCs w:val="20"/>
        </w:rPr>
        <w:t xml:space="preserve"> (</w:t>
      </w:r>
      <w:proofErr w:type="spellStart"/>
      <w:r w:rsidRPr="00A56896">
        <w:rPr>
          <w:rFonts w:ascii="Courier New" w:hAnsi="Courier New" w:cs="Courier New"/>
          <w:color w:val="005032"/>
          <w:sz w:val="16"/>
          <w:szCs w:val="20"/>
        </w:rPr>
        <w:t>wiced_bt_device_address_t</w:t>
      </w:r>
      <w:proofErr w:type="spellEnd"/>
      <w:r w:rsidRPr="00A56896">
        <w:rPr>
          <w:rFonts w:ascii="Courier New" w:hAnsi="Courier New" w:cs="Courier New"/>
          <w:color w:val="000000"/>
          <w:sz w:val="16"/>
          <w:szCs w:val="20"/>
        </w:rPr>
        <w:t xml:space="preserve"> </w:t>
      </w:r>
      <w:proofErr w:type="spellStart"/>
      <w:r w:rsidRPr="00A56896">
        <w:rPr>
          <w:rFonts w:ascii="Courier New" w:hAnsi="Courier New" w:cs="Courier New"/>
          <w:color w:val="000000"/>
          <w:sz w:val="16"/>
          <w:szCs w:val="20"/>
        </w:rPr>
        <w:t>bd_addr</w:t>
      </w:r>
      <w:proofErr w:type="spellEnd"/>
      <w:r w:rsidRPr="00A56896">
        <w:rPr>
          <w:rFonts w:ascii="Courier New" w:hAnsi="Courier New" w:cs="Courier New"/>
          <w:color w:val="000000"/>
          <w:sz w:val="16"/>
          <w:szCs w:val="20"/>
        </w:rPr>
        <w:t xml:space="preserve">, </w:t>
      </w:r>
    </w:p>
    <w:p w14:paraId="116C7E08" w14:textId="76B89BF7" w:rsidR="00A56896" w:rsidRDefault="00A56896" w:rsidP="00A56896">
      <w:pPr>
        <w:spacing w:after="0"/>
        <w:ind w:left="720"/>
        <w:rPr>
          <w:rFonts w:ascii="Courier New" w:hAnsi="Courier New" w:cs="Courier New"/>
          <w:color w:val="000000"/>
          <w:sz w:val="16"/>
          <w:szCs w:val="20"/>
        </w:rPr>
      </w:pPr>
      <w:r>
        <w:rPr>
          <w:rFonts w:ascii="Courier New" w:hAnsi="Courier New" w:cs="Courier New"/>
          <w:color w:val="005032"/>
          <w:sz w:val="16"/>
          <w:szCs w:val="20"/>
        </w:rPr>
        <w:t xml:space="preserve">                                            </w:t>
      </w:r>
      <w:proofErr w:type="spellStart"/>
      <w:r w:rsidRPr="00A56896">
        <w:rPr>
          <w:rFonts w:ascii="Courier New" w:hAnsi="Courier New" w:cs="Courier New"/>
          <w:color w:val="005032"/>
          <w:sz w:val="16"/>
          <w:szCs w:val="20"/>
        </w:rPr>
        <w:t>wiced_bt_transport_t</w:t>
      </w:r>
      <w:proofErr w:type="spellEnd"/>
      <w:r w:rsidRPr="00A56896">
        <w:rPr>
          <w:rFonts w:ascii="Courier New" w:hAnsi="Courier New" w:cs="Courier New"/>
          <w:color w:val="000000"/>
          <w:sz w:val="16"/>
          <w:szCs w:val="20"/>
        </w:rPr>
        <w:t xml:space="preserve"> transport, </w:t>
      </w:r>
    </w:p>
    <w:p w14:paraId="59103FF1" w14:textId="69F9C320" w:rsidR="00A56896" w:rsidRPr="00A56896" w:rsidRDefault="00A56896" w:rsidP="00A56896">
      <w:pPr>
        <w:ind w:left="720"/>
        <w:rPr>
          <w:rFonts w:ascii="Courier New" w:hAnsi="Courier New" w:cs="Courier New"/>
          <w:sz w:val="18"/>
        </w:rPr>
      </w:pPr>
      <w:r>
        <w:rPr>
          <w:rFonts w:ascii="Courier New" w:hAnsi="Courier New" w:cs="Courier New"/>
          <w:b/>
          <w:bCs/>
          <w:color w:val="7F0055"/>
          <w:sz w:val="16"/>
          <w:szCs w:val="20"/>
        </w:rPr>
        <w:t xml:space="preserve">                                            </w:t>
      </w:r>
      <w:r w:rsidRPr="00A56896">
        <w:rPr>
          <w:rFonts w:ascii="Courier New" w:hAnsi="Courier New" w:cs="Courier New"/>
          <w:b/>
          <w:bCs/>
          <w:color w:val="7F0055"/>
          <w:sz w:val="16"/>
          <w:szCs w:val="20"/>
        </w:rPr>
        <w:t>void</w:t>
      </w:r>
      <w:r w:rsidRPr="00A56896">
        <w:rPr>
          <w:rFonts w:ascii="Courier New" w:hAnsi="Courier New" w:cs="Courier New"/>
          <w:color w:val="000000"/>
          <w:sz w:val="16"/>
          <w:szCs w:val="20"/>
        </w:rPr>
        <w:t xml:space="preserve"> *</w:t>
      </w:r>
      <w:proofErr w:type="spellStart"/>
      <w:r w:rsidRPr="00A56896">
        <w:rPr>
          <w:rFonts w:ascii="Courier New" w:hAnsi="Courier New" w:cs="Courier New"/>
          <w:color w:val="000000"/>
          <w:sz w:val="16"/>
          <w:szCs w:val="20"/>
        </w:rPr>
        <w:t>p_ref_data</w:t>
      </w:r>
      <w:proofErr w:type="spellEnd"/>
      <w:r w:rsidRPr="00A56896">
        <w:rPr>
          <w:rFonts w:ascii="Courier New" w:hAnsi="Courier New" w:cs="Courier New"/>
          <w:color w:val="000000"/>
          <w:sz w:val="16"/>
          <w:szCs w:val="20"/>
        </w:rPr>
        <w:t>);</w:t>
      </w:r>
    </w:p>
    <w:p w14:paraId="28F971AB" w14:textId="30B5EA62" w:rsidR="00A56896" w:rsidRDefault="00AB2B88">
      <w:r>
        <w:t xml:space="preserve">The transport is again either </w:t>
      </w:r>
      <w:r w:rsidRPr="00110197">
        <w:t xml:space="preserve">BT_TRANSPORT_BR_EDR </w:t>
      </w:r>
      <w:r>
        <w:t xml:space="preserve">(for Classic) </w:t>
      </w:r>
      <w:r w:rsidRPr="00110197">
        <w:t>or BT_TRANSPORT_LE</w:t>
      </w:r>
      <w:r>
        <w:t xml:space="preserve"> (for BLE). The last argument is a pointer to an enumeration of type </w:t>
      </w:r>
      <w:proofErr w:type="spellStart"/>
      <w:r w:rsidRPr="00AB2B88">
        <w:t>wiced_bt_ble_sec_action_type_t</w:t>
      </w:r>
      <w:proofErr w:type="spellEnd"/>
      <w:r>
        <w:t xml:space="preserve"> which returns the encryption status. The enumeration is:</w:t>
      </w:r>
    </w:p>
    <w:p w14:paraId="0B113070"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3F7F5F"/>
          <w:sz w:val="16"/>
          <w:szCs w:val="20"/>
        </w:rPr>
        <w:t>/** LE encryption method **/</w:t>
      </w:r>
    </w:p>
    <w:p w14:paraId="2D7C0082"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proofErr w:type="spellStart"/>
      <w:r w:rsidRPr="00AB2B88">
        <w:rPr>
          <w:rFonts w:ascii="Courier New" w:hAnsi="Courier New" w:cs="Courier New"/>
          <w:b/>
          <w:bCs/>
          <w:color w:val="7F0055"/>
          <w:sz w:val="16"/>
          <w:szCs w:val="20"/>
        </w:rPr>
        <w:t>enum</w:t>
      </w:r>
      <w:proofErr w:type="spellEnd"/>
    </w:p>
    <w:p w14:paraId="092C45D2"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w:t>
      </w:r>
    </w:p>
    <w:p w14:paraId="027F492B"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 xml:space="preserve">    </w:t>
      </w:r>
      <w:r w:rsidRPr="00AB2B88">
        <w:rPr>
          <w:rFonts w:ascii="Courier New" w:hAnsi="Courier New" w:cs="Courier New"/>
          <w:i/>
          <w:iCs/>
          <w:color w:val="0000C0"/>
          <w:sz w:val="16"/>
          <w:szCs w:val="20"/>
        </w:rPr>
        <w:t>BTM_BLE_SEC_NONE</w:t>
      </w:r>
      <w:r w:rsidRPr="00AB2B88">
        <w:rPr>
          <w:rFonts w:ascii="Courier New" w:hAnsi="Courier New" w:cs="Courier New"/>
          <w:color w:val="000000"/>
          <w:sz w:val="16"/>
          <w:szCs w:val="20"/>
        </w:rPr>
        <w:t xml:space="preserve">,               </w:t>
      </w:r>
      <w:r w:rsidRPr="00AB2B88">
        <w:rPr>
          <w:rFonts w:ascii="Courier New" w:hAnsi="Courier New" w:cs="Courier New"/>
          <w:color w:val="3F7F5F"/>
          <w:sz w:val="16"/>
          <w:szCs w:val="20"/>
        </w:rPr>
        <w:t>/**&lt; No encryption */</w:t>
      </w:r>
    </w:p>
    <w:p w14:paraId="6826B778"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 xml:space="preserve">    </w:t>
      </w:r>
      <w:r w:rsidRPr="00AB2B88">
        <w:rPr>
          <w:rFonts w:ascii="Courier New" w:hAnsi="Courier New" w:cs="Courier New"/>
          <w:i/>
          <w:iCs/>
          <w:color w:val="0000C0"/>
          <w:sz w:val="16"/>
          <w:szCs w:val="20"/>
        </w:rPr>
        <w:t>BTM_BLE_SEC_ENCRYPT</w:t>
      </w:r>
      <w:r w:rsidRPr="00AB2B88">
        <w:rPr>
          <w:rFonts w:ascii="Courier New" w:hAnsi="Courier New" w:cs="Courier New"/>
          <w:color w:val="000000"/>
          <w:sz w:val="16"/>
          <w:szCs w:val="20"/>
        </w:rPr>
        <w:t xml:space="preserve">,            </w:t>
      </w:r>
      <w:r w:rsidRPr="00AB2B88">
        <w:rPr>
          <w:rFonts w:ascii="Courier New" w:hAnsi="Courier New" w:cs="Courier New"/>
          <w:color w:val="3F7F5F"/>
          <w:sz w:val="16"/>
          <w:szCs w:val="20"/>
        </w:rPr>
        <w:t>/**&lt; encrypt the link using current key */</w:t>
      </w:r>
    </w:p>
    <w:p w14:paraId="30596BAC"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 xml:space="preserve">    </w:t>
      </w:r>
      <w:r w:rsidRPr="00AB2B88">
        <w:rPr>
          <w:rFonts w:ascii="Courier New" w:hAnsi="Courier New" w:cs="Courier New"/>
          <w:i/>
          <w:iCs/>
          <w:color w:val="0000C0"/>
          <w:sz w:val="16"/>
          <w:szCs w:val="20"/>
        </w:rPr>
        <w:t>BTM_BLE_SEC_ENCRYPT_NO_MITM</w:t>
      </w:r>
      <w:r w:rsidRPr="00AB2B88">
        <w:rPr>
          <w:rFonts w:ascii="Courier New" w:hAnsi="Courier New" w:cs="Courier New"/>
          <w:color w:val="000000"/>
          <w:sz w:val="16"/>
          <w:szCs w:val="20"/>
        </w:rPr>
        <w:t xml:space="preserve">,    </w:t>
      </w:r>
      <w:r w:rsidRPr="00AB2B88">
        <w:rPr>
          <w:rFonts w:ascii="Courier New" w:hAnsi="Courier New" w:cs="Courier New"/>
          <w:color w:val="3F7F5F"/>
          <w:sz w:val="16"/>
          <w:szCs w:val="20"/>
        </w:rPr>
        <w:t>/**&lt; encryption without MITM */</w:t>
      </w:r>
    </w:p>
    <w:p w14:paraId="71847BF3"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 xml:space="preserve">    </w:t>
      </w:r>
      <w:r w:rsidRPr="00AB2B88">
        <w:rPr>
          <w:rFonts w:ascii="Courier New" w:hAnsi="Courier New" w:cs="Courier New"/>
          <w:i/>
          <w:iCs/>
          <w:color w:val="0000C0"/>
          <w:sz w:val="16"/>
          <w:szCs w:val="20"/>
        </w:rPr>
        <w:t>BTM_BLE_SEC_ENCRYPT_MITM</w:t>
      </w:r>
      <w:r w:rsidRPr="00AB2B88">
        <w:rPr>
          <w:rFonts w:ascii="Courier New" w:hAnsi="Courier New" w:cs="Courier New"/>
          <w:color w:val="000000"/>
          <w:sz w:val="16"/>
          <w:szCs w:val="20"/>
        </w:rPr>
        <w:t xml:space="preserve">        </w:t>
      </w:r>
      <w:r w:rsidRPr="00AB2B88">
        <w:rPr>
          <w:rFonts w:ascii="Courier New" w:hAnsi="Courier New" w:cs="Courier New"/>
          <w:color w:val="3F7F5F"/>
          <w:sz w:val="16"/>
          <w:szCs w:val="20"/>
        </w:rPr>
        <w:t>/**&lt; encryption with MITM*/</w:t>
      </w:r>
    </w:p>
    <w:p w14:paraId="02940AA6" w14:textId="77777777" w:rsidR="00AB2B88" w:rsidRPr="00AB2B88" w:rsidRDefault="00AB2B88" w:rsidP="00AB2B88">
      <w:pPr>
        <w:autoSpaceDE w:val="0"/>
        <w:autoSpaceDN w:val="0"/>
        <w:adjustRightInd w:val="0"/>
        <w:spacing w:after="0" w:line="240" w:lineRule="auto"/>
        <w:ind w:left="720"/>
        <w:rPr>
          <w:rFonts w:ascii="Courier New" w:hAnsi="Courier New" w:cs="Courier New"/>
          <w:sz w:val="16"/>
          <w:szCs w:val="20"/>
        </w:rPr>
      </w:pPr>
      <w:r w:rsidRPr="00AB2B88">
        <w:rPr>
          <w:rFonts w:ascii="Courier New" w:hAnsi="Courier New" w:cs="Courier New"/>
          <w:color w:val="000000"/>
          <w:sz w:val="16"/>
          <w:szCs w:val="20"/>
        </w:rPr>
        <w:t>};</w:t>
      </w:r>
    </w:p>
    <w:p w14:paraId="4DED90C3" w14:textId="04692F0A" w:rsidR="00AB2B88" w:rsidRPr="00AB2B88" w:rsidRDefault="00AB2B88" w:rsidP="00AB2B88">
      <w:pPr>
        <w:ind w:left="720"/>
        <w:rPr>
          <w:rFonts w:ascii="Courier New" w:hAnsi="Courier New" w:cs="Courier New"/>
          <w:sz w:val="18"/>
        </w:rPr>
      </w:pPr>
      <w:r w:rsidRPr="00AB2B88">
        <w:rPr>
          <w:rFonts w:ascii="Courier New" w:hAnsi="Courier New" w:cs="Courier New"/>
          <w:b/>
          <w:bCs/>
          <w:color w:val="7F0055"/>
          <w:sz w:val="16"/>
          <w:szCs w:val="20"/>
        </w:rPr>
        <w:t>typedef</w:t>
      </w:r>
      <w:r w:rsidRPr="00AB2B88">
        <w:rPr>
          <w:rFonts w:ascii="Courier New" w:hAnsi="Courier New" w:cs="Courier New"/>
          <w:color w:val="000000"/>
          <w:sz w:val="16"/>
          <w:szCs w:val="20"/>
        </w:rPr>
        <w:t xml:space="preserve"> </w:t>
      </w:r>
      <w:r w:rsidRPr="00AB2B88">
        <w:rPr>
          <w:rFonts w:ascii="Courier New" w:hAnsi="Courier New" w:cs="Courier New"/>
          <w:color w:val="005032"/>
          <w:sz w:val="16"/>
          <w:szCs w:val="20"/>
        </w:rPr>
        <w:t>uint8_t</w:t>
      </w:r>
      <w:r w:rsidRPr="00AB2B88">
        <w:rPr>
          <w:rFonts w:ascii="Courier New" w:hAnsi="Courier New" w:cs="Courier New"/>
          <w:color w:val="000000"/>
          <w:sz w:val="16"/>
          <w:szCs w:val="20"/>
        </w:rPr>
        <w:t xml:space="preserve"> </w:t>
      </w:r>
      <w:proofErr w:type="spellStart"/>
      <w:r w:rsidRPr="00AB2B88">
        <w:rPr>
          <w:rFonts w:ascii="Courier New" w:hAnsi="Courier New" w:cs="Courier New"/>
          <w:color w:val="005032"/>
          <w:sz w:val="16"/>
          <w:szCs w:val="20"/>
        </w:rPr>
        <w:t>wiced_bt_ble_sec_action_type_t</w:t>
      </w:r>
      <w:proofErr w:type="spellEnd"/>
      <w:r w:rsidRPr="00AB2B88">
        <w:rPr>
          <w:rFonts w:ascii="Courier New" w:hAnsi="Courier New" w:cs="Courier New"/>
          <w:color w:val="000000"/>
          <w:sz w:val="16"/>
          <w:szCs w:val="20"/>
        </w:rPr>
        <w:t>;</w:t>
      </w:r>
    </w:p>
    <w:p w14:paraId="6C936F83" w14:textId="6CD6FA2C" w:rsidR="00016388" w:rsidRDefault="00016388">
      <w:r>
        <w:t>To summarize, the Client would typically do something like this</w:t>
      </w:r>
      <w:r w:rsidR="00F31043">
        <w:t xml:space="preserve"> after making a connection</w:t>
      </w:r>
      <w:r>
        <w:t>:</w:t>
      </w:r>
    </w:p>
    <w:p w14:paraId="72B496E4" w14:textId="77777777" w:rsidR="00747000" w:rsidRDefault="00747000" w:rsidP="00747000">
      <w:pPr>
        <w:autoSpaceDE w:val="0"/>
        <w:autoSpaceDN w:val="0"/>
        <w:adjustRightInd w:val="0"/>
        <w:spacing w:after="0" w:line="240" w:lineRule="auto"/>
        <w:ind w:left="720"/>
        <w:rPr>
          <w:rFonts w:ascii="Courier New" w:hAnsi="Courier New" w:cs="Courier New"/>
          <w:color w:val="000000"/>
          <w:sz w:val="16"/>
          <w:szCs w:val="20"/>
        </w:rPr>
      </w:pPr>
      <w:proofErr w:type="spellStart"/>
      <w:r w:rsidRPr="00062B6B">
        <w:rPr>
          <w:rFonts w:ascii="Courier New" w:hAnsi="Courier New" w:cs="Courier New"/>
          <w:color w:val="005032"/>
          <w:sz w:val="16"/>
          <w:szCs w:val="20"/>
        </w:rPr>
        <w:t>wiced_bt_device_link_keys_t</w:t>
      </w:r>
      <w:proofErr w:type="spellEnd"/>
      <w:r w:rsidRPr="00062B6B">
        <w:rPr>
          <w:rFonts w:ascii="Courier New" w:hAnsi="Courier New" w:cs="Courier New"/>
          <w:color w:val="000000"/>
          <w:sz w:val="16"/>
          <w:szCs w:val="20"/>
        </w:rPr>
        <w:t xml:space="preserve"> </w:t>
      </w:r>
      <w:proofErr w:type="spellStart"/>
      <w:r w:rsidRPr="00062B6B">
        <w:rPr>
          <w:rFonts w:ascii="Courier New" w:hAnsi="Courier New" w:cs="Courier New"/>
          <w:color w:val="000000"/>
          <w:sz w:val="16"/>
          <w:szCs w:val="20"/>
          <w:u w:val="single"/>
        </w:rPr>
        <w:t>temp_keys</w:t>
      </w:r>
      <w:proofErr w:type="spellEnd"/>
      <w:r w:rsidRPr="00062B6B">
        <w:rPr>
          <w:rFonts w:ascii="Courier New" w:hAnsi="Courier New" w:cs="Courier New"/>
          <w:color w:val="000000"/>
          <w:sz w:val="16"/>
          <w:szCs w:val="20"/>
        </w:rPr>
        <w:t>;</w:t>
      </w:r>
    </w:p>
    <w:p w14:paraId="24BC9DD4" w14:textId="60F83BA4" w:rsidR="005F13FC" w:rsidRPr="005F13FC" w:rsidRDefault="005F13FC" w:rsidP="005F13FC">
      <w:pPr>
        <w:autoSpaceDE w:val="0"/>
        <w:autoSpaceDN w:val="0"/>
        <w:adjustRightInd w:val="0"/>
        <w:spacing w:after="0" w:line="240" w:lineRule="auto"/>
        <w:ind w:left="720"/>
        <w:rPr>
          <w:rFonts w:ascii="Courier New" w:hAnsi="Courier New" w:cs="Courier New"/>
          <w:sz w:val="16"/>
          <w:szCs w:val="20"/>
        </w:rPr>
      </w:pPr>
      <w:proofErr w:type="spellStart"/>
      <w:r w:rsidRPr="005F13FC">
        <w:rPr>
          <w:rFonts w:ascii="Courier New" w:hAnsi="Courier New" w:cs="Courier New"/>
          <w:color w:val="000000"/>
          <w:sz w:val="16"/>
          <w:szCs w:val="20"/>
          <w:u w:val="single"/>
        </w:rPr>
        <w:t>wiced_bt_ble_sec_action_type_t</w:t>
      </w:r>
      <w:proofErr w:type="spellEnd"/>
      <w:r w:rsidRPr="005F13FC">
        <w:rPr>
          <w:rFonts w:ascii="Courier New" w:hAnsi="Courier New" w:cs="Courier New"/>
          <w:color w:val="000000"/>
          <w:sz w:val="16"/>
          <w:szCs w:val="20"/>
        </w:rPr>
        <w:t xml:space="preserve">  </w:t>
      </w:r>
      <w:proofErr w:type="spellStart"/>
      <w:r w:rsidRPr="005F13FC">
        <w:rPr>
          <w:rFonts w:ascii="Courier New" w:hAnsi="Courier New" w:cs="Courier New"/>
          <w:color w:val="000000"/>
          <w:sz w:val="16"/>
          <w:szCs w:val="20"/>
        </w:rPr>
        <w:t>encryption_type</w:t>
      </w:r>
      <w:proofErr w:type="spellEnd"/>
      <w:r w:rsidRPr="005F13FC">
        <w:rPr>
          <w:rFonts w:ascii="Courier New" w:hAnsi="Courier New" w:cs="Courier New"/>
          <w:color w:val="000000"/>
          <w:sz w:val="16"/>
          <w:szCs w:val="20"/>
        </w:rPr>
        <w:t xml:space="preserve"> = </w:t>
      </w:r>
      <w:r w:rsidRPr="005F13FC">
        <w:rPr>
          <w:rFonts w:ascii="Courier New" w:hAnsi="Courier New" w:cs="Courier New"/>
          <w:i/>
          <w:iCs/>
          <w:color w:val="0000C0"/>
          <w:sz w:val="16"/>
          <w:szCs w:val="20"/>
        </w:rPr>
        <w:t>BTM_BLE_SEC_ENCRYPT</w:t>
      </w:r>
      <w:r w:rsidRPr="005F13FC">
        <w:rPr>
          <w:rFonts w:ascii="Courier New" w:hAnsi="Courier New" w:cs="Courier New"/>
          <w:color w:val="000000"/>
          <w:sz w:val="16"/>
          <w:szCs w:val="20"/>
        </w:rPr>
        <w:t>;</w:t>
      </w:r>
    </w:p>
    <w:p w14:paraId="24FFE385" w14:textId="77777777" w:rsidR="00062B6B" w:rsidRPr="00062B6B" w:rsidRDefault="00062B6B" w:rsidP="00062B6B">
      <w:pPr>
        <w:autoSpaceDE w:val="0"/>
        <w:autoSpaceDN w:val="0"/>
        <w:adjustRightInd w:val="0"/>
        <w:spacing w:after="0" w:line="240" w:lineRule="auto"/>
        <w:ind w:left="720"/>
        <w:rPr>
          <w:rFonts w:ascii="Courier New" w:hAnsi="Courier New" w:cs="Courier New"/>
          <w:b/>
          <w:bCs/>
          <w:color w:val="7F0055"/>
          <w:sz w:val="12"/>
          <w:szCs w:val="20"/>
        </w:rPr>
      </w:pPr>
    </w:p>
    <w:p w14:paraId="2B18D0AB" w14:textId="08A6F709" w:rsidR="005C711E" w:rsidRDefault="005C711E" w:rsidP="00BB72B4">
      <w:pPr>
        <w:autoSpaceDE w:val="0"/>
        <w:autoSpaceDN w:val="0"/>
        <w:adjustRightInd w:val="0"/>
        <w:spacing w:after="0" w:line="240" w:lineRule="auto"/>
        <w:ind w:left="720"/>
        <w:rPr>
          <w:rFonts w:ascii="Courier New" w:hAnsi="Courier New" w:cs="Courier New"/>
          <w:color w:val="000000"/>
          <w:sz w:val="16"/>
          <w:szCs w:val="20"/>
        </w:rPr>
      </w:pPr>
      <w:r w:rsidRPr="005C711E">
        <w:rPr>
          <w:rFonts w:ascii="Courier New" w:hAnsi="Courier New" w:cs="Courier New"/>
          <w:b/>
          <w:bCs/>
          <w:color w:val="7F0055"/>
          <w:sz w:val="16"/>
          <w:szCs w:val="20"/>
        </w:rPr>
        <w:t>for</w:t>
      </w:r>
      <w:r w:rsidRPr="005C711E">
        <w:rPr>
          <w:rFonts w:ascii="Courier New" w:hAnsi="Courier New" w:cs="Courier New"/>
          <w:color w:val="000000"/>
          <w:sz w:val="16"/>
          <w:szCs w:val="20"/>
        </w:rPr>
        <w:t xml:space="preserve"> ( </w:t>
      </w:r>
      <w:proofErr w:type="spellStart"/>
      <w:r w:rsidRPr="005C711E">
        <w:rPr>
          <w:rFonts w:ascii="Courier New" w:hAnsi="Courier New" w:cs="Courier New"/>
          <w:color w:val="000000"/>
          <w:sz w:val="16"/>
          <w:szCs w:val="20"/>
        </w:rPr>
        <w:t>i</w:t>
      </w:r>
      <w:proofErr w:type="spellEnd"/>
      <w:r w:rsidRPr="005C711E">
        <w:rPr>
          <w:rFonts w:ascii="Courier New" w:hAnsi="Courier New" w:cs="Courier New"/>
          <w:color w:val="000000"/>
          <w:sz w:val="16"/>
          <w:szCs w:val="20"/>
        </w:rPr>
        <w:t xml:space="preserve"> = </w:t>
      </w:r>
      <w:r w:rsidRPr="005C711E">
        <w:rPr>
          <w:rFonts w:ascii="Courier New" w:hAnsi="Courier New" w:cs="Courier New"/>
          <w:i/>
          <w:iCs/>
          <w:color w:val="0000C0"/>
          <w:sz w:val="16"/>
          <w:szCs w:val="20"/>
        </w:rPr>
        <w:t>WICED_NVRAM_VSID_START</w:t>
      </w:r>
      <w:r w:rsidRPr="005C711E">
        <w:rPr>
          <w:rFonts w:ascii="Courier New" w:hAnsi="Courier New" w:cs="Courier New"/>
          <w:color w:val="000000"/>
          <w:sz w:val="16"/>
          <w:szCs w:val="20"/>
        </w:rPr>
        <w:t xml:space="preserve">; </w:t>
      </w:r>
      <w:proofErr w:type="spellStart"/>
      <w:r w:rsidRPr="005C711E">
        <w:rPr>
          <w:rFonts w:ascii="Courier New" w:hAnsi="Courier New" w:cs="Courier New"/>
          <w:color w:val="000000"/>
          <w:sz w:val="16"/>
          <w:szCs w:val="20"/>
        </w:rPr>
        <w:t>i</w:t>
      </w:r>
      <w:proofErr w:type="spellEnd"/>
      <w:r w:rsidRPr="005C711E">
        <w:rPr>
          <w:rFonts w:ascii="Courier New" w:hAnsi="Courier New" w:cs="Courier New"/>
          <w:color w:val="000000"/>
          <w:sz w:val="16"/>
          <w:szCs w:val="20"/>
        </w:rPr>
        <w:t xml:space="preserve"> &lt; </w:t>
      </w:r>
      <w:r w:rsidRPr="005C711E">
        <w:rPr>
          <w:rFonts w:ascii="Courier New" w:hAnsi="Courier New" w:cs="Courier New"/>
          <w:i/>
          <w:iCs/>
          <w:color w:val="0000C0"/>
          <w:sz w:val="16"/>
          <w:szCs w:val="20"/>
        </w:rPr>
        <w:t>WICED_NVRAM_VSID_END</w:t>
      </w:r>
      <w:r w:rsidRPr="005C711E">
        <w:rPr>
          <w:rFonts w:ascii="Courier New" w:hAnsi="Courier New" w:cs="Courier New"/>
          <w:color w:val="000000"/>
          <w:sz w:val="16"/>
          <w:szCs w:val="20"/>
        </w:rPr>
        <w:t xml:space="preserve">; </w:t>
      </w:r>
      <w:proofErr w:type="spellStart"/>
      <w:r w:rsidRPr="005C711E">
        <w:rPr>
          <w:rFonts w:ascii="Courier New" w:hAnsi="Courier New" w:cs="Courier New"/>
          <w:color w:val="000000"/>
          <w:sz w:val="16"/>
          <w:szCs w:val="20"/>
        </w:rPr>
        <w:t>i</w:t>
      </w:r>
      <w:proofErr w:type="spellEnd"/>
      <w:r w:rsidRPr="005C711E">
        <w:rPr>
          <w:rFonts w:ascii="Courier New" w:hAnsi="Courier New" w:cs="Courier New"/>
          <w:color w:val="000000"/>
          <w:sz w:val="16"/>
          <w:szCs w:val="20"/>
        </w:rPr>
        <w:t>++ )</w:t>
      </w:r>
      <w:r>
        <w:rPr>
          <w:rFonts w:ascii="Courier New" w:hAnsi="Courier New" w:cs="Courier New"/>
          <w:color w:val="000000"/>
          <w:sz w:val="16"/>
          <w:szCs w:val="20"/>
        </w:rPr>
        <w:t xml:space="preserve"> </w:t>
      </w:r>
      <w:r w:rsidRPr="005C711E">
        <w:rPr>
          <w:rFonts w:ascii="Courier New" w:hAnsi="Courier New" w:cs="Courier New"/>
          <w:color w:val="3F7F5F"/>
          <w:sz w:val="16"/>
          <w:szCs w:val="20"/>
        </w:rPr>
        <w:t>//Search NVRAM for</w:t>
      </w:r>
      <w:r w:rsidR="00BB72B4">
        <w:rPr>
          <w:rFonts w:ascii="Courier New" w:hAnsi="Courier New" w:cs="Courier New"/>
          <w:color w:val="3F7F5F"/>
          <w:sz w:val="16"/>
          <w:szCs w:val="20"/>
        </w:rPr>
        <w:t xml:space="preserve"> </w:t>
      </w:r>
      <w:r w:rsidRPr="005C711E">
        <w:rPr>
          <w:rFonts w:ascii="Courier New" w:hAnsi="Courier New" w:cs="Courier New"/>
          <w:color w:val="3F7F5F"/>
          <w:sz w:val="16"/>
          <w:szCs w:val="20"/>
        </w:rPr>
        <w:t>keys</w:t>
      </w:r>
      <w:r w:rsidR="00CE5F24" w:rsidRPr="005C711E">
        <w:rPr>
          <w:rFonts w:ascii="Courier New" w:hAnsi="Courier New" w:cs="Courier New"/>
          <w:color w:val="000000"/>
          <w:sz w:val="16"/>
          <w:szCs w:val="20"/>
        </w:rPr>
        <w:t xml:space="preserve"> </w:t>
      </w:r>
    </w:p>
    <w:p w14:paraId="5757AB51" w14:textId="7209FF78" w:rsidR="005C711E" w:rsidRPr="005C711E" w:rsidRDefault="005C711E" w:rsidP="00BB72B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w:t>
      </w:r>
      <w:r w:rsidR="00CE5F24" w:rsidRPr="005C711E">
        <w:rPr>
          <w:rFonts w:ascii="Courier New" w:hAnsi="Courier New" w:cs="Courier New"/>
          <w:color w:val="000000"/>
          <w:sz w:val="16"/>
          <w:szCs w:val="20"/>
        </w:rPr>
        <w:t xml:space="preserve">     </w:t>
      </w:r>
    </w:p>
    <w:p w14:paraId="330FDD3D" w14:textId="217FDFE9" w:rsidR="005C711E" w:rsidRPr="00CE5F24" w:rsidRDefault="00BB72B4" w:rsidP="00BB72B4">
      <w:pPr>
        <w:autoSpaceDE w:val="0"/>
        <w:autoSpaceDN w:val="0"/>
        <w:adjustRightInd w:val="0"/>
        <w:spacing w:after="0" w:line="240" w:lineRule="auto"/>
        <w:ind w:left="720"/>
        <w:rPr>
          <w:rFonts w:ascii="Courier New" w:hAnsi="Courier New" w:cs="Courier New"/>
          <w:color w:val="3F7F5F"/>
          <w:sz w:val="16"/>
          <w:szCs w:val="20"/>
        </w:rPr>
      </w:pPr>
      <w:r>
        <w:rPr>
          <w:rFonts w:ascii="Courier New" w:hAnsi="Courier New" w:cs="Courier New"/>
          <w:color w:val="000000"/>
          <w:sz w:val="16"/>
          <w:szCs w:val="20"/>
        </w:rPr>
        <w:t xml:space="preserve">    </w:t>
      </w:r>
      <w:proofErr w:type="spellStart"/>
      <w:r w:rsidR="00CE5F24" w:rsidRPr="00CE5F24">
        <w:rPr>
          <w:rFonts w:ascii="Courier New" w:hAnsi="Courier New" w:cs="Courier New"/>
          <w:color w:val="000000"/>
          <w:sz w:val="16"/>
          <w:szCs w:val="20"/>
        </w:rPr>
        <w:t>bytes_read</w:t>
      </w:r>
      <w:proofErr w:type="spellEnd"/>
      <w:r w:rsidR="00CE5F24" w:rsidRPr="00CE5F24">
        <w:rPr>
          <w:rFonts w:ascii="Courier New" w:hAnsi="Courier New" w:cs="Courier New"/>
          <w:color w:val="000000"/>
          <w:sz w:val="16"/>
          <w:szCs w:val="20"/>
        </w:rPr>
        <w:t xml:space="preserve"> = </w:t>
      </w:r>
      <w:proofErr w:type="spellStart"/>
      <w:r w:rsidR="00CE5F24" w:rsidRPr="00CE5F24">
        <w:rPr>
          <w:rFonts w:ascii="Courier New" w:hAnsi="Courier New" w:cs="Courier New"/>
          <w:color w:val="000000"/>
          <w:sz w:val="16"/>
          <w:szCs w:val="20"/>
          <w:u w:val="single"/>
        </w:rPr>
        <w:t>wiced_hal_read_nvram</w:t>
      </w:r>
      <w:proofErr w:type="spellEnd"/>
      <w:r w:rsidR="00CE5F24" w:rsidRPr="00CE5F24">
        <w:rPr>
          <w:rFonts w:ascii="Courier New" w:hAnsi="Courier New" w:cs="Courier New"/>
          <w:color w:val="000000"/>
          <w:sz w:val="16"/>
          <w:szCs w:val="20"/>
        </w:rPr>
        <w:t xml:space="preserve">( </w:t>
      </w:r>
      <w:proofErr w:type="spellStart"/>
      <w:r w:rsidR="005C711E">
        <w:rPr>
          <w:rFonts w:ascii="Courier New" w:hAnsi="Courier New" w:cs="Courier New"/>
          <w:color w:val="000000"/>
          <w:sz w:val="16"/>
          <w:szCs w:val="20"/>
        </w:rPr>
        <w:t>i</w:t>
      </w:r>
      <w:proofErr w:type="spellEnd"/>
      <w:r w:rsidR="00CE5F24" w:rsidRPr="00CE5F24">
        <w:rPr>
          <w:rFonts w:ascii="Courier New" w:hAnsi="Courier New" w:cs="Courier New"/>
          <w:color w:val="000000"/>
          <w:sz w:val="16"/>
          <w:szCs w:val="20"/>
        </w:rPr>
        <w:t xml:space="preserve">, </w:t>
      </w:r>
      <w:proofErr w:type="spellStart"/>
      <w:r w:rsidR="00CE5F24" w:rsidRPr="00CE5F24">
        <w:rPr>
          <w:rFonts w:ascii="Courier New" w:hAnsi="Courier New" w:cs="Courier New"/>
          <w:b/>
          <w:bCs/>
          <w:color w:val="7F0055"/>
          <w:sz w:val="16"/>
          <w:szCs w:val="20"/>
        </w:rPr>
        <w:t>sizeof</w:t>
      </w:r>
      <w:proofErr w:type="spellEnd"/>
      <w:r w:rsidR="00CE5F24" w:rsidRPr="00CE5F24">
        <w:rPr>
          <w:rFonts w:ascii="Courier New" w:hAnsi="Courier New" w:cs="Courier New"/>
          <w:color w:val="000000"/>
          <w:sz w:val="16"/>
          <w:szCs w:val="20"/>
        </w:rPr>
        <w:t xml:space="preserve">( </w:t>
      </w:r>
      <w:proofErr w:type="spellStart"/>
      <w:r w:rsidR="00CE5F24" w:rsidRPr="00CE5F24">
        <w:rPr>
          <w:rFonts w:ascii="Courier New" w:hAnsi="Courier New" w:cs="Courier New"/>
          <w:color w:val="000000"/>
          <w:sz w:val="16"/>
          <w:szCs w:val="20"/>
        </w:rPr>
        <w:t>temp_keys</w:t>
      </w:r>
      <w:proofErr w:type="spellEnd"/>
      <w:r w:rsidR="00CE5F24" w:rsidRPr="00CE5F24">
        <w:rPr>
          <w:rFonts w:ascii="Courier New" w:hAnsi="Courier New" w:cs="Courier New"/>
          <w:color w:val="000000"/>
          <w:sz w:val="16"/>
          <w:szCs w:val="20"/>
        </w:rPr>
        <w:t xml:space="preserve"> ),</w:t>
      </w:r>
      <w:r w:rsidR="005C711E">
        <w:rPr>
          <w:rFonts w:ascii="Courier New" w:hAnsi="Courier New" w:cs="Courier New"/>
          <w:color w:val="000000"/>
          <w:sz w:val="16"/>
          <w:szCs w:val="20"/>
        </w:rPr>
        <w:t xml:space="preserve"> </w:t>
      </w:r>
      <w:r w:rsidR="005C711E" w:rsidRPr="00CE5F24">
        <w:rPr>
          <w:rFonts w:ascii="Courier New" w:hAnsi="Courier New" w:cs="Courier New"/>
          <w:color w:val="3F7F5F"/>
          <w:sz w:val="16"/>
          <w:szCs w:val="20"/>
        </w:rPr>
        <w:t>/</w:t>
      </w:r>
      <w:r w:rsidR="005C711E">
        <w:rPr>
          <w:rFonts w:ascii="Courier New" w:hAnsi="Courier New" w:cs="Courier New"/>
          <w:color w:val="3F7F5F"/>
          <w:sz w:val="16"/>
          <w:szCs w:val="20"/>
        </w:rPr>
        <w:t>/</w:t>
      </w:r>
      <w:r w:rsidR="005C711E" w:rsidRPr="00CE5F24">
        <w:rPr>
          <w:rFonts w:ascii="Courier New" w:hAnsi="Courier New" w:cs="Courier New"/>
          <w:color w:val="3F7F5F"/>
          <w:sz w:val="16"/>
          <w:szCs w:val="20"/>
        </w:rPr>
        <w:t xml:space="preserve">Attempt to read </w:t>
      </w:r>
      <w:r>
        <w:rPr>
          <w:rFonts w:ascii="Courier New" w:hAnsi="Courier New" w:cs="Courier New"/>
          <w:color w:val="3F7F5F"/>
          <w:sz w:val="16"/>
          <w:szCs w:val="20"/>
        </w:rPr>
        <w:t>NVRAM</w:t>
      </w:r>
    </w:p>
    <w:p w14:paraId="65C46FE9" w14:textId="07C825AF" w:rsidR="00CE5F24" w:rsidRPr="00062B6B" w:rsidRDefault="00CE5F24" w:rsidP="00062B6B">
      <w:pPr>
        <w:autoSpaceDE w:val="0"/>
        <w:autoSpaceDN w:val="0"/>
        <w:adjustRightInd w:val="0"/>
        <w:spacing w:after="0" w:line="240" w:lineRule="auto"/>
        <w:ind w:left="720" w:firstLine="720"/>
        <w:rPr>
          <w:rFonts w:ascii="Courier New" w:hAnsi="Courier New" w:cs="Courier New"/>
          <w:sz w:val="16"/>
          <w:szCs w:val="20"/>
        </w:rPr>
      </w:pPr>
      <w:r>
        <w:rPr>
          <w:rFonts w:ascii="Courier New" w:hAnsi="Courier New" w:cs="Courier New"/>
          <w:color w:val="000000"/>
          <w:sz w:val="16"/>
          <w:szCs w:val="20"/>
        </w:rPr>
        <w:t xml:space="preserve">                              </w:t>
      </w:r>
      <w:r w:rsidR="00BB72B4">
        <w:rPr>
          <w:rFonts w:ascii="Courier New" w:hAnsi="Courier New" w:cs="Courier New"/>
          <w:color w:val="000000"/>
          <w:sz w:val="16"/>
          <w:szCs w:val="20"/>
        </w:rPr>
        <w:t xml:space="preserve"> </w:t>
      </w:r>
      <w:r w:rsidRPr="00CE5F24">
        <w:rPr>
          <w:rFonts w:ascii="Courier New" w:hAnsi="Courier New" w:cs="Courier New"/>
          <w:color w:val="000000"/>
          <w:sz w:val="16"/>
          <w:szCs w:val="20"/>
        </w:rPr>
        <w:t>(</w:t>
      </w:r>
      <w:r w:rsidRPr="00CE5F24">
        <w:rPr>
          <w:rFonts w:ascii="Courier New" w:hAnsi="Courier New" w:cs="Courier New"/>
          <w:color w:val="005032"/>
          <w:sz w:val="16"/>
          <w:szCs w:val="20"/>
        </w:rPr>
        <w:t>uint8_t</w:t>
      </w:r>
      <w:r w:rsidRPr="00CE5F24">
        <w:rPr>
          <w:rFonts w:ascii="Courier New" w:hAnsi="Courier New" w:cs="Courier New"/>
          <w:color w:val="000000"/>
          <w:sz w:val="16"/>
          <w:szCs w:val="20"/>
        </w:rPr>
        <w:t xml:space="preserve"> *)&amp;</w:t>
      </w:r>
      <w:proofErr w:type="spellStart"/>
      <w:r w:rsidRPr="00CE5F24">
        <w:rPr>
          <w:rFonts w:ascii="Courier New" w:hAnsi="Courier New" w:cs="Courier New"/>
          <w:color w:val="000000"/>
          <w:sz w:val="16"/>
          <w:szCs w:val="20"/>
        </w:rPr>
        <w:t>temp_keys</w:t>
      </w:r>
      <w:proofErr w:type="spellEnd"/>
      <w:r w:rsidRPr="00CE5F24">
        <w:rPr>
          <w:rFonts w:ascii="Courier New" w:hAnsi="Courier New" w:cs="Courier New"/>
          <w:color w:val="000000"/>
          <w:sz w:val="16"/>
          <w:szCs w:val="20"/>
        </w:rPr>
        <w:t>, &amp;result );</w:t>
      </w:r>
    </w:p>
    <w:p w14:paraId="50AA4694" w14:textId="71B6327F" w:rsidR="00CE5F24" w:rsidRPr="00CE5F24" w:rsidRDefault="00BB72B4" w:rsidP="00BB72B4">
      <w:pPr>
        <w:autoSpaceDE w:val="0"/>
        <w:autoSpaceDN w:val="0"/>
        <w:adjustRightInd w:val="0"/>
        <w:spacing w:after="0" w:line="240" w:lineRule="auto"/>
        <w:ind w:left="720"/>
        <w:rPr>
          <w:rFonts w:ascii="Courier New" w:hAnsi="Courier New" w:cs="Courier New"/>
          <w:sz w:val="16"/>
          <w:szCs w:val="20"/>
        </w:rPr>
      </w:pPr>
      <w:r>
        <w:rPr>
          <w:rFonts w:ascii="Courier New" w:hAnsi="Courier New" w:cs="Courier New"/>
          <w:b/>
          <w:bCs/>
          <w:color w:val="7F0055"/>
          <w:sz w:val="16"/>
          <w:szCs w:val="20"/>
        </w:rPr>
        <w:t xml:space="preserve">    </w:t>
      </w:r>
      <w:r w:rsidR="00CE5F24" w:rsidRPr="00CE5F24">
        <w:rPr>
          <w:rFonts w:ascii="Courier New" w:hAnsi="Courier New" w:cs="Courier New"/>
          <w:b/>
          <w:bCs/>
          <w:color w:val="7F0055"/>
          <w:sz w:val="16"/>
          <w:szCs w:val="20"/>
        </w:rPr>
        <w:t>if</w:t>
      </w:r>
      <w:r w:rsidR="00CE5F24" w:rsidRPr="00CE5F24">
        <w:rPr>
          <w:rFonts w:ascii="Courier New" w:hAnsi="Courier New" w:cs="Courier New"/>
          <w:color w:val="000000"/>
          <w:sz w:val="16"/>
          <w:szCs w:val="20"/>
        </w:rPr>
        <w:t xml:space="preserve"> ( result == </w:t>
      </w:r>
      <w:r w:rsidR="00CE5F24" w:rsidRPr="00CE5F24">
        <w:rPr>
          <w:rFonts w:ascii="Courier New" w:hAnsi="Courier New" w:cs="Courier New"/>
          <w:i/>
          <w:iCs/>
          <w:color w:val="0000C0"/>
          <w:sz w:val="16"/>
          <w:szCs w:val="20"/>
        </w:rPr>
        <w:t>WICED_SUCCESS</w:t>
      </w:r>
      <w:r w:rsidR="00CE5F24" w:rsidRPr="00CE5F24">
        <w:rPr>
          <w:rFonts w:ascii="Courier New" w:hAnsi="Courier New" w:cs="Courier New"/>
          <w:color w:val="000000"/>
          <w:sz w:val="16"/>
          <w:szCs w:val="20"/>
        </w:rPr>
        <w:t xml:space="preserve"> )</w:t>
      </w:r>
      <w:r w:rsidR="00CE5F24">
        <w:rPr>
          <w:rFonts w:ascii="Courier New" w:hAnsi="Courier New" w:cs="Courier New"/>
          <w:color w:val="000000"/>
          <w:sz w:val="16"/>
          <w:szCs w:val="20"/>
        </w:rPr>
        <w:t xml:space="preserve"> </w:t>
      </w:r>
      <w:r w:rsidR="00CE5F24" w:rsidRPr="00CE5F24">
        <w:rPr>
          <w:rFonts w:ascii="Courier New" w:hAnsi="Courier New" w:cs="Courier New"/>
          <w:color w:val="3F7F5F"/>
          <w:sz w:val="16"/>
          <w:szCs w:val="20"/>
        </w:rPr>
        <w:t>/</w:t>
      </w:r>
      <w:r>
        <w:rPr>
          <w:rFonts w:ascii="Courier New" w:hAnsi="Courier New" w:cs="Courier New"/>
          <w:color w:val="3F7F5F"/>
          <w:sz w:val="16"/>
          <w:szCs w:val="20"/>
        </w:rPr>
        <w:t>/</w:t>
      </w:r>
      <w:r w:rsidR="00CE5F24" w:rsidRPr="00CE5F24">
        <w:rPr>
          <w:rFonts w:ascii="Courier New" w:hAnsi="Courier New" w:cs="Courier New"/>
          <w:color w:val="3F7F5F"/>
          <w:sz w:val="16"/>
          <w:szCs w:val="20"/>
        </w:rPr>
        <w:t xml:space="preserve"> NVRAM </w:t>
      </w:r>
      <w:r>
        <w:rPr>
          <w:rFonts w:ascii="Courier New" w:hAnsi="Courier New" w:cs="Courier New"/>
          <w:color w:val="3F7F5F"/>
          <w:sz w:val="16"/>
          <w:szCs w:val="20"/>
        </w:rPr>
        <w:t>had something at this location</w:t>
      </w:r>
    </w:p>
    <w:p w14:paraId="2F628245" w14:textId="423FF4B8" w:rsidR="00CE5F24" w:rsidRPr="00CE5F24" w:rsidRDefault="00CE5F24" w:rsidP="00BB72B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 xml:space="preserve">   </w:t>
      </w:r>
      <w:r w:rsidR="00BB72B4">
        <w:rPr>
          <w:rFonts w:ascii="Courier New" w:hAnsi="Courier New" w:cs="Courier New"/>
          <w:color w:val="000000"/>
          <w:sz w:val="16"/>
          <w:szCs w:val="20"/>
        </w:rPr>
        <w:t xml:space="preserve"> </w:t>
      </w:r>
      <w:r w:rsidRPr="00CE5F24">
        <w:rPr>
          <w:rFonts w:ascii="Courier New" w:hAnsi="Courier New" w:cs="Courier New"/>
          <w:color w:val="000000"/>
          <w:sz w:val="16"/>
          <w:szCs w:val="20"/>
        </w:rPr>
        <w:t>{</w:t>
      </w:r>
    </w:p>
    <w:p w14:paraId="712C571F" w14:textId="2A155DF1" w:rsidR="00CE5F24" w:rsidRPr="00CE5F24" w:rsidRDefault="00CE5F24" w:rsidP="00BB72B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 xml:space="preserve">       </w:t>
      </w:r>
      <w:r w:rsidRPr="00CE5F24">
        <w:rPr>
          <w:rFonts w:ascii="Courier New" w:hAnsi="Courier New" w:cs="Courier New"/>
          <w:b/>
          <w:bCs/>
          <w:color w:val="7F0055"/>
          <w:sz w:val="16"/>
          <w:szCs w:val="20"/>
        </w:rPr>
        <w:t>if</w:t>
      </w:r>
      <w:r w:rsidRPr="00CE5F24">
        <w:rPr>
          <w:rFonts w:ascii="Courier New" w:hAnsi="Courier New" w:cs="Courier New"/>
          <w:color w:val="000000"/>
          <w:sz w:val="16"/>
          <w:szCs w:val="20"/>
        </w:rPr>
        <w:t xml:space="preserve"> ( </w:t>
      </w:r>
      <w:proofErr w:type="spellStart"/>
      <w:r w:rsidRPr="00CE5F24">
        <w:rPr>
          <w:rFonts w:ascii="Courier New" w:hAnsi="Courier New" w:cs="Courier New"/>
          <w:color w:val="000000"/>
          <w:sz w:val="16"/>
          <w:szCs w:val="20"/>
        </w:rPr>
        <w:t>memcmp</w:t>
      </w:r>
      <w:proofErr w:type="spellEnd"/>
      <w:r w:rsidRPr="00CE5F24">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temp_keys.</w:t>
      </w:r>
      <w:r w:rsidRPr="00CE5F24">
        <w:rPr>
          <w:rFonts w:ascii="Courier New" w:hAnsi="Courier New" w:cs="Courier New"/>
          <w:color w:val="0000C0"/>
          <w:sz w:val="16"/>
          <w:szCs w:val="20"/>
        </w:rPr>
        <w:t>bd_addr</w:t>
      </w:r>
      <w:proofErr w:type="spellEnd"/>
      <w:r w:rsidRPr="00CE5F24">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bd_address</w:t>
      </w:r>
      <w:proofErr w:type="spellEnd"/>
      <w:r w:rsidRPr="00CE5F24">
        <w:rPr>
          <w:rFonts w:ascii="Courier New" w:hAnsi="Courier New" w:cs="Courier New"/>
          <w:color w:val="000000"/>
          <w:sz w:val="16"/>
          <w:szCs w:val="20"/>
        </w:rPr>
        <w:t>, BD_ADDR_LEN ) == 0 )</w:t>
      </w:r>
    </w:p>
    <w:p w14:paraId="4638EE34" w14:textId="4991FE46" w:rsidR="00CE5F24" w:rsidRDefault="00BB72B4" w:rsidP="00BB72B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r w:rsidR="00CE5F24" w:rsidRPr="00CE5F24">
        <w:rPr>
          <w:rFonts w:ascii="Courier New" w:hAnsi="Courier New" w:cs="Courier New"/>
          <w:color w:val="000000"/>
          <w:sz w:val="16"/>
          <w:szCs w:val="20"/>
        </w:rPr>
        <w:t>{</w:t>
      </w:r>
    </w:p>
    <w:p w14:paraId="683AE41F" w14:textId="508DD8B7" w:rsidR="00CE5F24" w:rsidRDefault="00CE5F24" w:rsidP="00BB72B4">
      <w:pPr>
        <w:autoSpaceDE w:val="0"/>
        <w:autoSpaceDN w:val="0"/>
        <w:adjustRightInd w:val="0"/>
        <w:spacing w:after="0" w:line="240" w:lineRule="auto"/>
        <w:ind w:left="1440"/>
        <w:rPr>
          <w:rFonts w:ascii="Courier New" w:hAnsi="Courier New" w:cs="Courier New"/>
          <w:color w:val="000000"/>
          <w:sz w:val="16"/>
          <w:szCs w:val="20"/>
        </w:rPr>
      </w:pPr>
      <w:r>
        <w:rPr>
          <w:rFonts w:ascii="Courier New" w:hAnsi="Courier New" w:cs="Courier New"/>
          <w:color w:val="000000"/>
          <w:sz w:val="16"/>
          <w:szCs w:val="20"/>
        </w:rPr>
        <w:t xml:space="preserve">   </w:t>
      </w:r>
      <w:r w:rsidR="00BB72B4">
        <w:rPr>
          <w:rFonts w:ascii="Courier New" w:hAnsi="Courier New" w:cs="Courier New"/>
          <w:color w:val="000000"/>
          <w:sz w:val="16"/>
          <w:szCs w:val="20"/>
        </w:rPr>
        <w:t xml:space="preserve"> </w:t>
      </w:r>
      <w:proofErr w:type="spellStart"/>
      <w:r>
        <w:rPr>
          <w:rFonts w:ascii="Courier New" w:hAnsi="Courier New" w:cs="Courier New"/>
          <w:color w:val="000000"/>
          <w:sz w:val="16"/>
          <w:szCs w:val="20"/>
        </w:rPr>
        <w:t>isBonded</w:t>
      </w:r>
      <w:proofErr w:type="spellEnd"/>
      <w:r>
        <w:rPr>
          <w:rFonts w:ascii="Courier New" w:hAnsi="Courier New" w:cs="Courier New"/>
          <w:color w:val="000000"/>
          <w:sz w:val="16"/>
          <w:szCs w:val="20"/>
        </w:rPr>
        <w:t xml:space="preserve"> = WICED_TRUE;</w:t>
      </w:r>
      <w:r w:rsidR="00BB72B4">
        <w:rPr>
          <w:rFonts w:ascii="Courier New" w:hAnsi="Courier New" w:cs="Courier New"/>
          <w:color w:val="000000"/>
          <w:sz w:val="16"/>
          <w:szCs w:val="20"/>
        </w:rPr>
        <w:t xml:space="preserve"> </w:t>
      </w:r>
      <w:r w:rsidR="00BB72B4" w:rsidRPr="00BB72B4">
        <w:rPr>
          <w:rFonts w:ascii="Courier New" w:hAnsi="Courier New" w:cs="Courier New"/>
          <w:color w:val="3F7F5F"/>
          <w:sz w:val="16"/>
          <w:szCs w:val="20"/>
        </w:rPr>
        <w:t xml:space="preserve">// We found keys for the </w:t>
      </w:r>
      <w:r w:rsidR="00D63319">
        <w:rPr>
          <w:rFonts w:ascii="Courier New" w:hAnsi="Courier New" w:cs="Courier New"/>
          <w:color w:val="3F7F5F"/>
          <w:sz w:val="16"/>
          <w:szCs w:val="20"/>
        </w:rPr>
        <w:t>Peripheral's</w:t>
      </w:r>
      <w:r w:rsidR="00BB72B4">
        <w:rPr>
          <w:rFonts w:ascii="Courier New" w:hAnsi="Courier New" w:cs="Courier New"/>
          <w:color w:val="3F7F5F"/>
          <w:sz w:val="16"/>
          <w:szCs w:val="20"/>
        </w:rPr>
        <w:t xml:space="preserve"> </w:t>
      </w:r>
      <w:r w:rsidR="00BB72B4" w:rsidRPr="00BB72B4">
        <w:rPr>
          <w:rFonts w:ascii="Courier New" w:hAnsi="Courier New" w:cs="Courier New"/>
          <w:color w:val="3F7F5F"/>
          <w:sz w:val="16"/>
          <w:szCs w:val="20"/>
        </w:rPr>
        <w:t>BD Address</w:t>
      </w:r>
    </w:p>
    <w:p w14:paraId="75DC9C1D" w14:textId="78549DA0" w:rsidR="00CE5F24" w:rsidRDefault="00CE5F24" w:rsidP="00BB72B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p>
    <w:p w14:paraId="61300187" w14:textId="6D634B62" w:rsidR="00BB72B4" w:rsidRDefault="00BB72B4" w:rsidP="00BB72B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p>
    <w:p w14:paraId="3719147B" w14:textId="583380C2" w:rsidR="005C711E" w:rsidRPr="00CE5F24" w:rsidRDefault="005C711E" w:rsidP="00BB72B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w:t>
      </w:r>
    </w:p>
    <w:p w14:paraId="561B9C57" w14:textId="77777777" w:rsidR="00CE5F24" w:rsidRPr="00CE5F24" w:rsidRDefault="00CE5F24" w:rsidP="00CE5F24">
      <w:pPr>
        <w:autoSpaceDE w:val="0"/>
        <w:autoSpaceDN w:val="0"/>
        <w:adjustRightInd w:val="0"/>
        <w:spacing w:after="0" w:line="240" w:lineRule="auto"/>
        <w:ind w:left="720"/>
        <w:rPr>
          <w:rFonts w:ascii="Courier New" w:hAnsi="Courier New" w:cs="Courier New"/>
          <w:b/>
          <w:bCs/>
          <w:color w:val="7F0055"/>
          <w:sz w:val="12"/>
          <w:szCs w:val="20"/>
        </w:rPr>
      </w:pPr>
    </w:p>
    <w:p w14:paraId="65801359" w14:textId="59B01A96" w:rsidR="00CE5F24" w:rsidRPr="00CE5F24" w:rsidRDefault="00CE5F24" w:rsidP="00CE5F24">
      <w:pPr>
        <w:autoSpaceDE w:val="0"/>
        <w:autoSpaceDN w:val="0"/>
        <w:adjustRightInd w:val="0"/>
        <w:spacing w:after="0" w:line="240" w:lineRule="auto"/>
        <w:ind w:left="720"/>
        <w:rPr>
          <w:rFonts w:ascii="Courier New" w:hAnsi="Courier New" w:cs="Courier New"/>
          <w:color w:val="3F7F5F"/>
          <w:sz w:val="16"/>
          <w:szCs w:val="20"/>
        </w:rPr>
      </w:pPr>
      <w:r w:rsidRPr="00CE5F24">
        <w:rPr>
          <w:rFonts w:ascii="Courier New" w:hAnsi="Courier New" w:cs="Courier New"/>
          <w:b/>
          <w:bCs/>
          <w:color w:val="7F0055"/>
          <w:sz w:val="16"/>
          <w:szCs w:val="20"/>
        </w:rPr>
        <w:t>if</w:t>
      </w:r>
      <w:r w:rsidRPr="00CE5F24">
        <w:rPr>
          <w:rFonts w:ascii="Courier New" w:hAnsi="Courier New" w:cs="Courier New"/>
          <w:color w:val="000000"/>
          <w:sz w:val="16"/>
          <w:szCs w:val="20"/>
        </w:rPr>
        <w:t xml:space="preserve"> ( </w:t>
      </w:r>
      <w:proofErr w:type="spellStart"/>
      <w:r>
        <w:rPr>
          <w:rFonts w:ascii="Courier New" w:hAnsi="Courier New" w:cs="Courier New"/>
          <w:color w:val="000000"/>
          <w:sz w:val="16"/>
          <w:szCs w:val="20"/>
        </w:rPr>
        <w:t>isBonded</w:t>
      </w:r>
      <w:proofErr w:type="spellEnd"/>
      <w:r w:rsidRPr="00CE5F24">
        <w:rPr>
          <w:rFonts w:ascii="Courier New" w:hAnsi="Courier New" w:cs="Courier New"/>
          <w:color w:val="000000"/>
          <w:sz w:val="16"/>
          <w:szCs w:val="20"/>
        </w:rPr>
        <w:t xml:space="preserve"> )</w:t>
      </w:r>
      <w:r>
        <w:rPr>
          <w:rFonts w:ascii="Courier New" w:hAnsi="Courier New" w:cs="Courier New"/>
          <w:color w:val="000000"/>
          <w:sz w:val="16"/>
          <w:szCs w:val="20"/>
        </w:rPr>
        <w:t xml:space="preserve"> </w:t>
      </w:r>
      <w:r w:rsidRPr="00CE5F24">
        <w:rPr>
          <w:rFonts w:ascii="Courier New" w:hAnsi="Courier New" w:cs="Courier New"/>
          <w:color w:val="3F7F5F"/>
          <w:sz w:val="16"/>
          <w:szCs w:val="20"/>
        </w:rPr>
        <w:t>/* Device is bonded so just need to enable encryption */</w:t>
      </w:r>
    </w:p>
    <w:p w14:paraId="7D732BC6" w14:textId="29FA6224"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w:t>
      </w:r>
    </w:p>
    <w:p w14:paraId="6746A4E9" w14:textId="77777777" w:rsidR="00CE5F24" w:rsidRDefault="00CE5F24" w:rsidP="00CE5F2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r w:rsidRPr="00CE5F24">
        <w:rPr>
          <w:rFonts w:ascii="Courier New" w:hAnsi="Courier New" w:cs="Courier New"/>
          <w:color w:val="000000"/>
          <w:sz w:val="16"/>
          <w:szCs w:val="20"/>
        </w:rPr>
        <w:t xml:space="preserve">status = </w:t>
      </w:r>
      <w:proofErr w:type="spellStart"/>
      <w:r w:rsidRPr="00CE5F24">
        <w:rPr>
          <w:rFonts w:ascii="Courier New" w:hAnsi="Courier New" w:cs="Courier New"/>
          <w:color w:val="000000"/>
          <w:sz w:val="16"/>
          <w:szCs w:val="20"/>
        </w:rPr>
        <w:t>wiced_bt_dev_set_encryption</w:t>
      </w:r>
      <w:proofErr w:type="spellEnd"/>
      <w:r w:rsidRPr="00CE5F24">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p_peer_info</w:t>
      </w:r>
      <w:proofErr w:type="spellEnd"/>
      <w:r w:rsidRPr="00CE5F24">
        <w:rPr>
          <w:rFonts w:ascii="Courier New" w:hAnsi="Courier New" w:cs="Courier New"/>
          <w:color w:val="000000"/>
          <w:sz w:val="16"/>
          <w:szCs w:val="20"/>
        </w:rPr>
        <w:t>-&gt;</w:t>
      </w:r>
      <w:proofErr w:type="spellStart"/>
      <w:r w:rsidRPr="00CE5F24">
        <w:rPr>
          <w:rFonts w:ascii="Courier New" w:hAnsi="Courier New" w:cs="Courier New"/>
          <w:color w:val="0000C0"/>
          <w:sz w:val="16"/>
          <w:szCs w:val="20"/>
        </w:rPr>
        <w:t>peer_addr</w:t>
      </w:r>
      <w:proofErr w:type="spellEnd"/>
      <w:r w:rsidRPr="00CE5F24">
        <w:rPr>
          <w:rFonts w:ascii="Courier New" w:hAnsi="Courier New" w:cs="Courier New"/>
          <w:color w:val="000000"/>
          <w:sz w:val="16"/>
          <w:szCs w:val="20"/>
        </w:rPr>
        <w:t xml:space="preserve">, </w:t>
      </w:r>
    </w:p>
    <w:p w14:paraId="2709CE9C" w14:textId="77777777" w:rsidR="00CE5F24" w:rsidRDefault="00CE5F24" w:rsidP="00CE5F2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p_peer_info</w:t>
      </w:r>
      <w:proofErr w:type="spellEnd"/>
      <w:r w:rsidRPr="00CE5F24">
        <w:rPr>
          <w:rFonts w:ascii="Courier New" w:hAnsi="Courier New" w:cs="Courier New"/>
          <w:color w:val="000000"/>
          <w:sz w:val="16"/>
          <w:szCs w:val="20"/>
        </w:rPr>
        <w:t>-&gt;</w:t>
      </w:r>
      <w:r w:rsidRPr="00CE5F24">
        <w:rPr>
          <w:rFonts w:ascii="Courier New" w:hAnsi="Courier New" w:cs="Courier New"/>
          <w:color w:val="0000C0"/>
          <w:sz w:val="16"/>
          <w:szCs w:val="20"/>
        </w:rPr>
        <w:t>transport</w:t>
      </w:r>
      <w:r w:rsidRPr="00CE5F24">
        <w:rPr>
          <w:rFonts w:ascii="Courier New" w:hAnsi="Courier New" w:cs="Courier New"/>
          <w:color w:val="000000"/>
          <w:sz w:val="16"/>
          <w:szCs w:val="20"/>
        </w:rPr>
        <w:t>,</w:t>
      </w:r>
    </w:p>
    <w:p w14:paraId="46634117" w14:textId="0F020652"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Pr>
          <w:rFonts w:ascii="Courier New" w:hAnsi="Courier New" w:cs="Courier New"/>
          <w:color w:val="000000"/>
          <w:sz w:val="16"/>
          <w:szCs w:val="20"/>
        </w:rPr>
        <w:t xml:space="preserve">                                          </w:t>
      </w:r>
      <w:r w:rsidRPr="00CE5F24">
        <w:rPr>
          <w:rFonts w:ascii="Courier New" w:hAnsi="Courier New" w:cs="Courier New"/>
          <w:color w:val="000000"/>
          <w:sz w:val="16"/>
          <w:szCs w:val="20"/>
        </w:rPr>
        <w:t>&amp;</w:t>
      </w:r>
      <w:proofErr w:type="spellStart"/>
      <w:r w:rsidRPr="00CE5F24">
        <w:rPr>
          <w:rFonts w:ascii="Courier New" w:hAnsi="Courier New" w:cs="Courier New"/>
          <w:color w:val="000000"/>
          <w:sz w:val="16"/>
          <w:szCs w:val="20"/>
        </w:rPr>
        <w:t>encryption_type</w:t>
      </w:r>
      <w:proofErr w:type="spellEnd"/>
      <w:r w:rsidRPr="00CE5F24">
        <w:rPr>
          <w:rFonts w:ascii="Courier New" w:hAnsi="Courier New" w:cs="Courier New"/>
          <w:color w:val="000000"/>
          <w:sz w:val="16"/>
          <w:szCs w:val="20"/>
        </w:rPr>
        <w:t xml:space="preserve"> );</w:t>
      </w:r>
    </w:p>
    <w:p w14:paraId="68C4FA6D" w14:textId="17E6A8C4"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Pr>
          <w:rFonts w:ascii="Courier New" w:hAnsi="Courier New" w:cs="Courier New"/>
          <w:color w:val="000000"/>
          <w:sz w:val="16"/>
          <w:szCs w:val="20"/>
        </w:rPr>
        <w:t xml:space="preserve">    </w:t>
      </w:r>
      <w:r w:rsidRPr="00CE5F24">
        <w:rPr>
          <w:rFonts w:ascii="Courier New" w:hAnsi="Courier New" w:cs="Courier New"/>
          <w:color w:val="000000"/>
          <w:sz w:val="16"/>
          <w:szCs w:val="20"/>
        </w:rPr>
        <w:t xml:space="preserve">WICED_BT_TRACE( </w:t>
      </w:r>
      <w:r w:rsidRPr="00CE5F24">
        <w:rPr>
          <w:rFonts w:ascii="Courier New" w:hAnsi="Courier New" w:cs="Courier New"/>
          <w:color w:val="2A00FF"/>
          <w:sz w:val="16"/>
          <w:szCs w:val="20"/>
        </w:rPr>
        <w:t>"</w:t>
      </w:r>
      <w:proofErr w:type="spellStart"/>
      <w:r w:rsidRPr="00CE5F24">
        <w:rPr>
          <w:rFonts w:ascii="Courier New" w:hAnsi="Courier New" w:cs="Courier New"/>
          <w:color w:val="2A00FF"/>
          <w:sz w:val="16"/>
          <w:szCs w:val="20"/>
        </w:rPr>
        <w:t>wiced_bt_dev_set_encryption</w:t>
      </w:r>
      <w:proofErr w:type="spellEnd"/>
      <w:r w:rsidRPr="00CE5F24">
        <w:rPr>
          <w:rFonts w:ascii="Courier New" w:hAnsi="Courier New" w:cs="Courier New"/>
          <w:color w:val="2A00FF"/>
          <w:sz w:val="16"/>
          <w:szCs w:val="20"/>
        </w:rPr>
        <w:t xml:space="preserve"> %d \n"</w:t>
      </w:r>
      <w:r w:rsidRPr="00CE5F24">
        <w:rPr>
          <w:rFonts w:ascii="Courier New" w:hAnsi="Courier New" w:cs="Courier New"/>
          <w:color w:val="000000"/>
          <w:sz w:val="16"/>
          <w:szCs w:val="20"/>
        </w:rPr>
        <w:t xml:space="preserve">, </w:t>
      </w:r>
      <w:r w:rsidRPr="00981BF8">
        <w:rPr>
          <w:rFonts w:ascii="Courier New" w:hAnsi="Courier New" w:cs="Courier New"/>
          <w:color w:val="000000"/>
          <w:sz w:val="16"/>
          <w:szCs w:val="20"/>
        </w:rPr>
        <w:t>status</w:t>
      </w:r>
      <w:r w:rsidRPr="00CE5F24">
        <w:rPr>
          <w:rFonts w:ascii="Courier New" w:hAnsi="Courier New" w:cs="Courier New"/>
          <w:color w:val="000000"/>
          <w:sz w:val="16"/>
          <w:szCs w:val="20"/>
        </w:rPr>
        <w:t xml:space="preserve"> );</w:t>
      </w:r>
    </w:p>
    <w:p w14:paraId="67C81717" w14:textId="06E52EFD"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w:t>
      </w:r>
    </w:p>
    <w:p w14:paraId="022AB1FD" w14:textId="74F28853" w:rsidR="00CE5F24" w:rsidRPr="00CE5F24" w:rsidRDefault="00CE5F24" w:rsidP="00CE5F24">
      <w:pPr>
        <w:autoSpaceDE w:val="0"/>
        <w:autoSpaceDN w:val="0"/>
        <w:adjustRightInd w:val="0"/>
        <w:spacing w:after="0" w:line="240" w:lineRule="auto"/>
        <w:ind w:left="720"/>
        <w:rPr>
          <w:rFonts w:ascii="Courier New" w:hAnsi="Courier New" w:cs="Courier New"/>
          <w:color w:val="3F7F5F"/>
          <w:sz w:val="16"/>
          <w:szCs w:val="20"/>
        </w:rPr>
      </w:pPr>
      <w:r>
        <w:rPr>
          <w:rFonts w:ascii="Courier New" w:hAnsi="Courier New" w:cs="Courier New"/>
          <w:b/>
          <w:bCs/>
          <w:color w:val="7F0055"/>
          <w:sz w:val="16"/>
          <w:szCs w:val="20"/>
        </w:rPr>
        <w:t>e</w:t>
      </w:r>
      <w:r w:rsidRPr="00CE5F24">
        <w:rPr>
          <w:rFonts w:ascii="Courier New" w:hAnsi="Courier New" w:cs="Courier New"/>
          <w:b/>
          <w:bCs/>
          <w:color w:val="7F0055"/>
          <w:sz w:val="16"/>
          <w:szCs w:val="20"/>
        </w:rPr>
        <w:t>lse</w:t>
      </w:r>
      <w:r>
        <w:rPr>
          <w:rFonts w:ascii="Courier New" w:hAnsi="Courier New" w:cs="Courier New"/>
          <w:b/>
          <w:bCs/>
          <w:color w:val="7F0055"/>
          <w:sz w:val="16"/>
          <w:szCs w:val="20"/>
        </w:rPr>
        <w:t xml:space="preserve"> </w:t>
      </w:r>
      <w:r w:rsidRPr="00CE5F24">
        <w:rPr>
          <w:rFonts w:ascii="Courier New" w:hAnsi="Courier New" w:cs="Courier New"/>
          <w:color w:val="3F7F5F"/>
          <w:sz w:val="16"/>
          <w:szCs w:val="20"/>
        </w:rPr>
        <w:t>/* Device not bonded so we need to pair */</w:t>
      </w:r>
    </w:p>
    <w:p w14:paraId="3AFAE837" w14:textId="6EC50DDC"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w:t>
      </w:r>
    </w:p>
    <w:p w14:paraId="6C5B633D" w14:textId="77777777" w:rsidR="00CE5F24" w:rsidRDefault="00CE5F24" w:rsidP="00CE5F24">
      <w:pPr>
        <w:autoSpaceDE w:val="0"/>
        <w:autoSpaceDN w:val="0"/>
        <w:adjustRightInd w:val="0"/>
        <w:spacing w:after="0" w:line="240" w:lineRule="auto"/>
        <w:ind w:left="720"/>
        <w:rPr>
          <w:rFonts w:ascii="Courier New" w:hAnsi="Courier New" w:cs="Courier New"/>
          <w:color w:val="000000"/>
          <w:sz w:val="16"/>
          <w:szCs w:val="20"/>
        </w:rPr>
      </w:pPr>
      <w:r>
        <w:rPr>
          <w:rFonts w:ascii="Courier New" w:hAnsi="Courier New" w:cs="Courier New"/>
          <w:color w:val="000000"/>
          <w:sz w:val="16"/>
          <w:szCs w:val="20"/>
        </w:rPr>
        <w:t xml:space="preserve">    </w:t>
      </w:r>
      <w:r w:rsidRPr="00CE5F24">
        <w:rPr>
          <w:rFonts w:ascii="Courier New" w:hAnsi="Courier New" w:cs="Courier New"/>
          <w:color w:val="000000"/>
          <w:sz w:val="16"/>
          <w:szCs w:val="20"/>
        </w:rPr>
        <w:t xml:space="preserve">status = </w:t>
      </w:r>
      <w:proofErr w:type="spellStart"/>
      <w:r w:rsidRPr="00CE5F24">
        <w:rPr>
          <w:rFonts w:ascii="Courier New" w:hAnsi="Courier New" w:cs="Courier New"/>
          <w:color w:val="000000"/>
          <w:sz w:val="16"/>
          <w:szCs w:val="20"/>
        </w:rPr>
        <w:t>wiced_bt_dev_sec_bond</w:t>
      </w:r>
      <w:proofErr w:type="spellEnd"/>
      <w:r w:rsidRPr="00CE5F24">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p_peer_info</w:t>
      </w:r>
      <w:proofErr w:type="spellEnd"/>
      <w:r w:rsidRPr="00CE5F24">
        <w:rPr>
          <w:rFonts w:ascii="Courier New" w:hAnsi="Courier New" w:cs="Courier New"/>
          <w:color w:val="000000"/>
          <w:sz w:val="16"/>
          <w:szCs w:val="20"/>
        </w:rPr>
        <w:t>-&gt;</w:t>
      </w:r>
      <w:proofErr w:type="spellStart"/>
      <w:r w:rsidRPr="00CE5F24">
        <w:rPr>
          <w:rFonts w:ascii="Courier New" w:hAnsi="Courier New" w:cs="Courier New"/>
          <w:color w:val="0000C0"/>
          <w:sz w:val="16"/>
          <w:szCs w:val="20"/>
        </w:rPr>
        <w:t>peer_addr</w:t>
      </w:r>
      <w:proofErr w:type="spellEnd"/>
      <w:r w:rsidRPr="00CE5F24">
        <w:rPr>
          <w:rFonts w:ascii="Courier New" w:hAnsi="Courier New" w:cs="Courier New"/>
          <w:color w:val="000000"/>
          <w:sz w:val="16"/>
          <w:szCs w:val="20"/>
        </w:rPr>
        <w:t xml:space="preserve">, </w:t>
      </w:r>
    </w:p>
    <w:p w14:paraId="46AB4D64" w14:textId="058D699E"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p_peer_info</w:t>
      </w:r>
      <w:proofErr w:type="spellEnd"/>
      <w:r w:rsidRPr="00CE5F24">
        <w:rPr>
          <w:rFonts w:ascii="Courier New" w:hAnsi="Courier New" w:cs="Courier New"/>
          <w:color w:val="000000"/>
          <w:sz w:val="16"/>
          <w:szCs w:val="20"/>
        </w:rPr>
        <w:t>-&gt;</w:t>
      </w:r>
      <w:proofErr w:type="spellStart"/>
      <w:r w:rsidRPr="00CE5F24">
        <w:rPr>
          <w:rFonts w:ascii="Courier New" w:hAnsi="Courier New" w:cs="Courier New"/>
          <w:color w:val="0000C0"/>
          <w:sz w:val="16"/>
          <w:szCs w:val="20"/>
        </w:rPr>
        <w:t>addr_type</w:t>
      </w:r>
      <w:proofErr w:type="spellEnd"/>
      <w:r w:rsidRPr="00CE5F24">
        <w:rPr>
          <w:rFonts w:ascii="Courier New" w:hAnsi="Courier New" w:cs="Courier New"/>
          <w:color w:val="000000"/>
          <w:sz w:val="16"/>
          <w:szCs w:val="20"/>
        </w:rPr>
        <w:t>,</w:t>
      </w:r>
    </w:p>
    <w:p w14:paraId="34C4C3C7" w14:textId="31262CDD"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sidRPr="00CE5F24">
        <w:rPr>
          <w:rFonts w:ascii="Courier New" w:hAnsi="Courier New" w:cs="Courier New"/>
          <w:color w:val="000000"/>
          <w:sz w:val="16"/>
          <w:szCs w:val="20"/>
        </w:rPr>
        <w:t xml:space="preserve">                                    </w:t>
      </w:r>
      <w:proofErr w:type="spellStart"/>
      <w:r w:rsidRPr="00CE5F24">
        <w:rPr>
          <w:rFonts w:ascii="Courier New" w:hAnsi="Courier New" w:cs="Courier New"/>
          <w:color w:val="000000"/>
          <w:sz w:val="16"/>
          <w:szCs w:val="20"/>
        </w:rPr>
        <w:t>p_peer_info</w:t>
      </w:r>
      <w:proofErr w:type="spellEnd"/>
      <w:r w:rsidRPr="00CE5F24">
        <w:rPr>
          <w:rFonts w:ascii="Courier New" w:hAnsi="Courier New" w:cs="Courier New"/>
          <w:color w:val="000000"/>
          <w:sz w:val="16"/>
          <w:szCs w:val="20"/>
        </w:rPr>
        <w:t>-&gt;</w:t>
      </w:r>
      <w:r w:rsidRPr="00CE5F24">
        <w:rPr>
          <w:rFonts w:ascii="Courier New" w:hAnsi="Courier New" w:cs="Courier New"/>
          <w:color w:val="0000C0"/>
          <w:sz w:val="16"/>
          <w:szCs w:val="20"/>
        </w:rPr>
        <w:t>transport</w:t>
      </w:r>
      <w:r w:rsidRPr="00CE5F24">
        <w:rPr>
          <w:rFonts w:ascii="Courier New" w:hAnsi="Courier New" w:cs="Courier New"/>
          <w:color w:val="000000"/>
          <w:sz w:val="16"/>
          <w:szCs w:val="20"/>
        </w:rPr>
        <w:t>,</w:t>
      </w:r>
      <w:r>
        <w:rPr>
          <w:rFonts w:ascii="Courier New" w:hAnsi="Courier New" w:cs="Courier New"/>
          <w:color w:val="000000"/>
          <w:sz w:val="16"/>
          <w:szCs w:val="20"/>
        </w:rPr>
        <w:t xml:space="preserve"> </w:t>
      </w:r>
      <w:r w:rsidRPr="00CE5F24">
        <w:rPr>
          <w:rFonts w:ascii="Courier New" w:hAnsi="Courier New" w:cs="Courier New"/>
          <w:color w:val="000000"/>
          <w:sz w:val="16"/>
          <w:szCs w:val="20"/>
        </w:rPr>
        <w:t>0, NULL );</w:t>
      </w:r>
    </w:p>
    <w:p w14:paraId="7B9789F2" w14:textId="18DD1AA7" w:rsidR="00CE5F24" w:rsidRPr="00CE5F24" w:rsidRDefault="00CE5F24" w:rsidP="00CE5F24">
      <w:pPr>
        <w:autoSpaceDE w:val="0"/>
        <w:autoSpaceDN w:val="0"/>
        <w:adjustRightInd w:val="0"/>
        <w:spacing w:after="0" w:line="240" w:lineRule="auto"/>
        <w:ind w:left="720"/>
        <w:rPr>
          <w:rFonts w:ascii="Courier New" w:hAnsi="Courier New" w:cs="Courier New"/>
          <w:sz w:val="16"/>
          <w:szCs w:val="20"/>
        </w:rPr>
      </w:pPr>
      <w:r>
        <w:rPr>
          <w:rFonts w:ascii="Courier New" w:hAnsi="Courier New" w:cs="Courier New"/>
          <w:color w:val="000000"/>
          <w:sz w:val="16"/>
          <w:szCs w:val="20"/>
        </w:rPr>
        <w:t xml:space="preserve">    </w:t>
      </w:r>
      <w:r w:rsidRPr="00CE5F24">
        <w:rPr>
          <w:rFonts w:ascii="Courier New" w:hAnsi="Courier New" w:cs="Courier New"/>
          <w:color w:val="000000"/>
          <w:sz w:val="16"/>
          <w:szCs w:val="20"/>
        </w:rPr>
        <w:t xml:space="preserve">WICED_BT_TRACE( </w:t>
      </w:r>
      <w:r w:rsidRPr="00CE5F24">
        <w:rPr>
          <w:rFonts w:ascii="Courier New" w:hAnsi="Courier New" w:cs="Courier New"/>
          <w:color w:val="2A00FF"/>
          <w:sz w:val="16"/>
          <w:szCs w:val="20"/>
        </w:rPr>
        <w:t>"</w:t>
      </w:r>
      <w:proofErr w:type="spellStart"/>
      <w:r w:rsidRPr="00CE5F24">
        <w:rPr>
          <w:rFonts w:ascii="Courier New" w:hAnsi="Courier New" w:cs="Courier New"/>
          <w:color w:val="2A00FF"/>
          <w:sz w:val="16"/>
          <w:szCs w:val="20"/>
        </w:rPr>
        <w:t>wiced_bt_dev_sec_bond</w:t>
      </w:r>
      <w:proofErr w:type="spellEnd"/>
      <w:r w:rsidRPr="00CE5F24">
        <w:rPr>
          <w:rFonts w:ascii="Courier New" w:hAnsi="Courier New" w:cs="Courier New"/>
          <w:color w:val="2A00FF"/>
          <w:sz w:val="16"/>
          <w:szCs w:val="20"/>
        </w:rPr>
        <w:t xml:space="preserve"> %d \n"</w:t>
      </w:r>
      <w:r w:rsidRPr="00CE5F24">
        <w:rPr>
          <w:rFonts w:ascii="Courier New" w:hAnsi="Courier New" w:cs="Courier New"/>
          <w:color w:val="000000"/>
          <w:sz w:val="16"/>
          <w:szCs w:val="20"/>
        </w:rPr>
        <w:t xml:space="preserve">, </w:t>
      </w:r>
      <w:r w:rsidRPr="00981BF8">
        <w:rPr>
          <w:rFonts w:ascii="Courier New" w:hAnsi="Courier New" w:cs="Courier New"/>
          <w:color w:val="000000"/>
          <w:sz w:val="16"/>
          <w:szCs w:val="20"/>
        </w:rPr>
        <w:t>status</w:t>
      </w:r>
      <w:r w:rsidRPr="00CE5F24">
        <w:rPr>
          <w:rFonts w:ascii="Courier New" w:hAnsi="Courier New" w:cs="Courier New"/>
          <w:color w:val="000000"/>
          <w:sz w:val="16"/>
          <w:szCs w:val="20"/>
        </w:rPr>
        <w:t xml:space="preserve"> );</w:t>
      </w:r>
    </w:p>
    <w:p w14:paraId="075AD3EA" w14:textId="7554453E" w:rsidR="00016388" w:rsidRPr="00CE5F24" w:rsidRDefault="00CE5F24" w:rsidP="00CE5F24">
      <w:pPr>
        <w:ind w:left="720"/>
        <w:rPr>
          <w:rFonts w:ascii="Courier New" w:hAnsi="Courier New" w:cs="Courier New"/>
          <w:sz w:val="18"/>
        </w:rPr>
      </w:pPr>
      <w:r w:rsidRPr="00CE5F24">
        <w:rPr>
          <w:rFonts w:ascii="Courier New" w:hAnsi="Courier New" w:cs="Courier New"/>
          <w:color w:val="000000"/>
          <w:sz w:val="16"/>
          <w:szCs w:val="20"/>
        </w:rPr>
        <w:t>}</w:t>
      </w:r>
    </w:p>
    <w:p w14:paraId="1580BB1B" w14:textId="38EE6319" w:rsidR="00110197" w:rsidRPr="008B7CEF" w:rsidRDefault="00846998">
      <w:r>
        <w:t xml:space="preserve">When you want to disconnect, just call </w:t>
      </w:r>
      <w:proofErr w:type="spellStart"/>
      <w:r w:rsidRPr="00B04E43">
        <w:t>wiced_bt_gatt_</w:t>
      </w:r>
      <w:r>
        <w:t>dis</w:t>
      </w:r>
      <w:r w:rsidRPr="00B04E43">
        <w:t>connect</w:t>
      </w:r>
      <w:proofErr w:type="spellEnd"/>
      <w:r>
        <w:t xml:space="preserve"> with the connection ID as a parameter. Note that the connect function has "le" in the name but the disconnection function does not!</w:t>
      </w:r>
      <w:r w:rsidR="00110197">
        <w:br w:type="page"/>
      </w:r>
    </w:p>
    <w:p w14:paraId="127A3542" w14:textId="2E29D297" w:rsidR="00C13C72" w:rsidRDefault="00DE566C" w:rsidP="007138BF">
      <w:pPr>
        <w:pStyle w:val="Heading1"/>
      </w:pPr>
      <w:bookmarkStart w:id="15" w:name="_Toc530072142"/>
      <w:r>
        <w:lastRenderedPageBreak/>
        <w:t xml:space="preserve">Attribute </w:t>
      </w:r>
      <w:r w:rsidR="00C13C72">
        <w:t>Protocol</w:t>
      </w:r>
      <w:r w:rsidR="00517A2E">
        <w:t xml:space="preserve"> &amp; More GATT Procedures</w:t>
      </w:r>
      <w:bookmarkEnd w:id="15"/>
    </w:p>
    <w:p w14:paraId="77335D8A" w14:textId="5DD2D9FF" w:rsidR="007E5837" w:rsidRDefault="00002A0F" w:rsidP="00002A0F">
      <w:r>
        <w:t xml:space="preserve">In the previous chapters I introduced you to the Peripheral side of several </w:t>
      </w:r>
      <w:r w:rsidR="00CB78FB">
        <w:t>GATT Procedures</w:t>
      </w:r>
      <w:r w:rsidR="00BD3436">
        <w:t>. S</w:t>
      </w:r>
      <w:r>
        <w:t>pecifically</w:t>
      </w:r>
      <w:r w:rsidR="00BD3436">
        <w:t>,</w:t>
      </w:r>
      <w:r>
        <w:t xml:space="preserve"> </w:t>
      </w:r>
      <w:r w:rsidR="00E87A80">
        <w:t>R</w:t>
      </w:r>
      <w:r>
        <w:t xml:space="preserve">ead, </w:t>
      </w:r>
      <w:r w:rsidR="00E87A80">
        <w:t>W</w:t>
      </w:r>
      <w:r>
        <w:t xml:space="preserve">rite and </w:t>
      </w:r>
      <w:r w:rsidR="00E87A80">
        <w:t>N</w:t>
      </w:r>
      <w:r>
        <w:t xml:space="preserve">otify.  </w:t>
      </w:r>
      <w:r w:rsidR="00CB78FB">
        <w:t xml:space="preserve">Moreover, in those chapters you learned how to create WICED firmware to respond to those requests.  You will recall that each of those GATT Procedures are mapped into one or more Attribute </w:t>
      </w:r>
      <w:r w:rsidR="00C3389C">
        <w:t>requests</w:t>
      </w:r>
      <w:r w:rsidR="00CB78FB">
        <w:t xml:space="preserve">. </w:t>
      </w:r>
      <w:r w:rsidR="00F07412">
        <w:t xml:space="preserve">Here is a list of all the </w:t>
      </w:r>
      <w:r w:rsidR="00CB78FB">
        <w:t xml:space="preserve">Attribute </w:t>
      </w:r>
      <w:r w:rsidR="00C3389C">
        <w:t>requests</w:t>
      </w:r>
      <w:r w:rsidR="00CB78FB">
        <w:t xml:space="preserve"> with the original </w:t>
      </w:r>
      <w:r w:rsidR="00C3389C">
        <w:t>request</w:t>
      </w:r>
      <w:r w:rsidR="00CB78FB">
        <w:t xml:space="preserve"> and the applicable response.</w:t>
      </w:r>
    </w:p>
    <w:p w14:paraId="41B7BD7E" w14:textId="23B6D407" w:rsidR="00EA1E54" w:rsidRDefault="007E5837" w:rsidP="00002A0F">
      <w:r>
        <w:t xml:space="preserve">Note that the request can be initiated by either the </w:t>
      </w:r>
      <w:r w:rsidR="00BD3436">
        <w:t>C</w:t>
      </w:r>
      <w:r>
        <w:t xml:space="preserve">lient or </w:t>
      </w:r>
      <w:r w:rsidR="00BD3436">
        <w:t>S</w:t>
      </w:r>
      <w:r>
        <w:t xml:space="preserve">erver depending on the operation. For example, a </w:t>
      </w:r>
      <w:r w:rsidR="00BD3436">
        <w:t>W</w:t>
      </w:r>
      <w:r>
        <w:t xml:space="preserve">rite is initiated by the GATT Client while a </w:t>
      </w:r>
      <w:r w:rsidR="00BD3436">
        <w:t>N</w:t>
      </w:r>
      <w:r>
        <w:t>otification is initiated by the GATT Server.</w:t>
      </w:r>
    </w:p>
    <w:tbl>
      <w:tblPr>
        <w:tblStyle w:val="TableGrid"/>
        <w:tblW w:w="9454" w:type="dxa"/>
        <w:tblLook w:val="04A0" w:firstRow="1" w:lastRow="0" w:firstColumn="1" w:lastColumn="0" w:noHBand="0" w:noVBand="1"/>
      </w:tblPr>
      <w:tblGrid>
        <w:gridCol w:w="1001"/>
        <w:gridCol w:w="1726"/>
        <w:gridCol w:w="2007"/>
        <w:gridCol w:w="1061"/>
        <w:gridCol w:w="1559"/>
        <w:gridCol w:w="2100"/>
      </w:tblGrid>
      <w:tr w:rsidR="00BC5E5B" w14:paraId="11F342F9" w14:textId="77777777" w:rsidTr="00711673">
        <w:tc>
          <w:tcPr>
            <w:tcW w:w="1017" w:type="dxa"/>
            <w:vAlign w:val="center"/>
          </w:tcPr>
          <w:p w14:paraId="7C8CBCF8" w14:textId="77777777" w:rsidR="009C7BE6" w:rsidRDefault="009C7BE6" w:rsidP="00663AC9">
            <w:pPr>
              <w:jc w:val="center"/>
              <w:rPr>
                <w:b/>
                <w:sz w:val="16"/>
                <w:szCs w:val="16"/>
              </w:rPr>
            </w:pPr>
            <w:r w:rsidRPr="00740AFA">
              <w:rPr>
                <w:b/>
                <w:sz w:val="16"/>
                <w:szCs w:val="16"/>
              </w:rPr>
              <w:t>BT Spec</w:t>
            </w:r>
          </w:p>
          <w:p w14:paraId="2003EF55" w14:textId="5ABBDC72" w:rsidR="005F02BA" w:rsidRPr="00740AFA" w:rsidRDefault="005F02BA" w:rsidP="00663AC9">
            <w:pPr>
              <w:jc w:val="center"/>
              <w:rPr>
                <w:b/>
                <w:sz w:val="16"/>
                <w:szCs w:val="16"/>
              </w:rPr>
            </w:pPr>
            <w:r>
              <w:rPr>
                <w:b/>
                <w:sz w:val="16"/>
                <w:szCs w:val="16"/>
              </w:rPr>
              <w:t>Chap Ref</w:t>
            </w:r>
          </w:p>
        </w:tc>
        <w:tc>
          <w:tcPr>
            <w:tcW w:w="1760" w:type="dxa"/>
            <w:vAlign w:val="center"/>
          </w:tcPr>
          <w:p w14:paraId="52014E85" w14:textId="0E7AB582" w:rsidR="003A4667" w:rsidRPr="00740AFA" w:rsidRDefault="00BC5E5B" w:rsidP="00663AC9">
            <w:pPr>
              <w:jc w:val="center"/>
              <w:rPr>
                <w:b/>
                <w:sz w:val="16"/>
                <w:szCs w:val="16"/>
              </w:rPr>
            </w:pPr>
            <w:r>
              <w:rPr>
                <w:b/>
                <w:sz w:val="16"/>
                <w:szCs w:val="16"/>
              </w:rPr>
              <w:t>Request</w:t>
            </w:r>
          </w:p>
        </w:tc>
        <w:tc>
          <w:tcPr>
            <w:tcW w:w="2061" w:type="dxa"/>
            <w:vAlign w:val="center"/>
          </w:tcPr>
          <w:p w14:paraId="172E1877" w14:textId="1A3743B4" w:rsidR="003A4667" w:rsidRPr="00740AFA" w:rsidRDefault="00711673" w:rsidP="00CB78FB">
            <w:pPr>
              <w:jc w:val="center"/>
              <w:rPr>
                <w:b/>
                <w:sz w:val="16"/>
                <w:szCs w:val="16"/>
              </w:rPr>
            </w:pPr>
            <w:r>
              <w:rPr>
                <w:b/>
                <w:sz w:val="16"/>
                <w:szCs w:val="16"/>
              </w:rPr>
              <w:t>Request Data</w:t>
            </w:r>
          </w:p>
        </w:tc>
        <w:tc>
          <w:tcPr>
            <w:tcW w:w="889" w:type="dxa"/>
            <w:vAlign w:val="center"/>
          </w:tcPr>
          <w:p w14:paraId="3A75F345" w14:textId="77777777" w:rsidR="009C7BE6" w:rsidRDefault="009C7BE6" w:rsidP="00663AC9">
            <w:pPr>
              <w:jc w:val="center"/>
              <w:rPr>
                <w:b/>
                <w:sz w:val="16"/>
                <w:szCs w:val="16"/>
              </w:rPr>
            </w:pPr>
            <w:r w:rsidRPr="00740AFA">
              <w:rPr>
                <w:b/>
                <w:sz w:val="16"/>
                <w:szCs w:val="16"/>
              </w:rPr>
              <w:t>BT Spec</w:t>
            </w:r>
          </w:p>
          <w:p w14:paraId="4AF6641A" w14:textId="0C33B31C" w:rsidR="00711673" w:rsidRPr="00740AFA" w:rsidRDefault="00711673" w:rsidP="00663AC9">
            <w:pPr>
              <w:jc w:val="center"/>
              <w:rPr>
                <w:b/>
                <w:sz w:val="16"/>
                <w:szCs w:val="16"/>
              </w:rPr>
            </w:pPr>
            <w:r>
              <w:rPr>
                <w:b/>
                <w:sz w:val="16"/>
                <w:szCs w:val="16"/>
              </w:rPr>
              <w:t>Chap Ref</w:t>
            </w:r>
          </w:p>
        </w:tc>
        <w:tc>
          <w:tcPr>
            <w:tcW w:w="1581" w:type="dxa"/>
            <w:vAlign w:val="center"/>
          </w:tcPr>
          <w:p w14:paraId="5E6D4008" w14:textId="400CED3F" w:rsidR="003A4667" w:rsidRPr="00740AFA" w:rsidRDefault="003A4667" w:rsidP="00663AC9">
            <w:pPr>
              <w:jc w:val="center"/>
              <w:rPr>
                <w:b/>
                <w:sz w:val="16"/>
                <w:szCs w:val="16"/>
              </w:rPr>
            </w:pPr>
            <w:r w:rsidRPr="00740AFA">
              <w:rPr>
                <w:b/>
                <w:sz w:val="16"/>
                <w:szCs w:val="16"/>
              </w:rPr>
              <w:t>Response</w:t>
            </w:r>
          </w:p>
        </w:tc>
        <w:tc>
          <w:tcPr>
            <w:tcW w:w="2146" w:type="dxa"/>
            <w:vAlign w:val="center"/>
          </w:tcPr>
          <w:p w14:paraId="203E5298" w14:textId="29F3DE92" w:rsidR="003A4667" w:rsidRPr="00740AFA" w:rsidRDefault="003A4667" w:rsidP="00663AC9">
            <w:pPr>
              <w:jc w:val="center"/>
              <w:rPr>
                <w:b/>
                <w:sz w:val="16"/>
                <w:szCs w:val="16"/>
              </w:rPr>
            </w:pPr>
            <w:r w:rsidRPr="00740AFA">
              <w:rPr>
                <w:b/>
                <w:sz w:val="16"/>
                <w:szCs w:val="16"/>
              </w:rPr>
              <w:t>Response Data</w:t>
            </w:r>
          </w:p>
        </w:tc>
      </w:tr>
      <w:tr w:rsidR="00BC5E5B" w14:paraId="2CE793CB" w14:textId="03B64A17" w:rsidTr="00711673">
        <w:trPr>
          <w:trHeight w:val="845"/>
        </w:trPr>
        <w:tc>
          <w:tcPr>
            <w:tcW w:w="1017" w:type="dxa"/>
          </w:tcPr>
          <w:p w14:paraId="76427CE1" w14:textId="03D142F3" w:rsidR="003A4667" w:rsidRPr="00740AFA" w:rsidRDefault="003A4667" w:rsidP="003A4667">
            <w:pPr>
              <w:jc w:val="center"/>
              <w:rPr>
                <w:sz w:val="16"/>
                <w:szCs w:val="16"/>
              </w:rPr>
            </w:pPr>
          </w:p>
        </w:tc>
        <w:tc>
          <w:tcPr>
            <w:tcW w:w="1760" w:type="dxa"/>
          </w:tcPr>
          <w:p w14:paraId="6FBDC2BD" w14:textId="77777777" w:rsidR="003A4667" w:rsidRPr="00740AFA" w:rsidRDefault="003A4667" w:rsidP="00002A0F">
            <w:pPr>
              <w:rPr>
                <w:sz w:val="16"/>
                <w:szCs w:val="16"/>
              </w:rPr>
            </w:pPr>
          </w:p>
        </w:tc>
        <w:tc>
          <w:tcPr>
            <w:tcW w:w="2061" w:type="dxa"/>
          </w:tcPr>
          <w:p w14:paraId="3FE95B3B" w14:textId="77777777" w:rsidR="003A4667" w:rsidRPr="00740AFA" w:rsidRDefault="003A4667" w:rsidP="00002A0F">
            <w:pPr>
              <w:rPr>
                <w:sz w:val="16"/>
                <w:szCs w:val="16"/>
              </w:rPr>
            </w:pPr>
          </w:p>
        </w:tc>
        <w:tc>
          <w:tcPr>
            <w:tcW w:w="889" w:type="dxa"/>
          </w:tcPr>
          <w:p w14:paraId="30ECE774" w14:textId="77777777" w:rsidR="003A4667" w:rsidRDefault="004A6B0F" w:rsidP="008638EB">
            <w:pPr>
              <w:jc w:val="center"/>
              <w:rPr>
                <w:sz w:val="16"/>
                <w:szCs w:val="16"/>
              </w:rPr>
            </w:pPr>
            <w:r w:rsidRPr="00740AFA">
              <w:rPr>
                <w:sz w:val="16"/>
                <w:szCs w:val="16"/>
              </w:rPr>
              <w:t>3.4.1.1</w:t>
            </w:r>
          </w:p>
          <w:p w14:paraId="4A0F3D5E" w14:textId="4FD87E07" w:rsidR="00BD3436" w:rsidRPr="00740AFA" w:rsidRDefault="00BD3436" w:rsidP="008638EB">
            <w:pPr>
              <w:jc w:val="center"/>
              <w:rPr>
                <w:sz w:val="16"/>
                <w:szCs w:val="16"/>
              </w:rPr>
            </w:pPr>
            <w:r>
              <w:rPr>
                <w:sz w:val="16"/>
                <w:szCs w:val="16"/>
              </w:rPr>
              <w:t>N/A</w:t>
            </w:r>
          </w:p>
        </w:tc>
        <w:tc>
          <w:tcPr>
            <w:tcW w:w="1581" w:type="dxa"/>
          </w:tcPr>
          <w:p w14:paraId="5DE4C85E" w14:textId="5D7D5DD8" w:rsidR="003A4667" w:rsidRPr="00740AFA" w:rsidRDefault="003A4667" w:rsidP="00BC5E5B">
            <w:pPr>
              <w:rPr>
                <w:sz w:val="16"/>
                <w:szCs w:val="16"/>
              </w:rPr>
            </w:pPr>
            <w:r w:rsidRPr="00740AFA">
              <w:rPr>
                <w:sz w:val="16"/>
                <w:szCs w:val="16"/>
              </w:rPr>
              <w:t xml:space="preserve">Error </w:t>
            </w:r>
            <w:r w:rsidR="00BC5E5B">
              <w:rPr>
                <w:sz w:val="16"/>
                <w:szCs w:val="16"/>
              </w:rPr>
              <w:t>Response</w:t>
            </w:r>
          </w:p>
        </w:tc>
        <w:tc>
          <w:tcPr>
            <w:tcW w:w="2146" w:type="dxa"/>
          </w:tcPr>
          <w:p w14:paraId="46138EC8" w14:textId="77777777" w:rsidR="003412EF" w:rsidRDefault="003412EF" w:rsidP="003A4667">
            <w:pPr>
              <w:rPr>
                <w:sz w:val="16"/>
                <w:szCs w:val="16"/>
              </w:rPr>
            </w:pPr>
            <w:r>
              <w:rPr>
                <w:sz w:val="16"/>
                <w:szCs w:val="16"/>
              </w:rPr>
              <w:t>Request Op Code in Error</w:t>
            </w:r>
          </w:p>
          <w:p w14:paraId="50104195" w14:textId="77777777" w:rsidR="003412EF" w:rsidRDefault="003412EF" w:rsidP="003A4667">
            <w:pPr>
              <w:rPr>
                <w:sz w:val="16"/>
                <w:szCs w:val="16"/>
              </w:rPr>
            </w:pPr>
            <w:r>
              <w:rPr>
                <w:sz w:val="16"/>
                <w:szCs w:val="16"/>
              </w:rPr>
              <w:t>Attribute Handle in Error</w:t>
            </w:r>
          </w:p>
          <w:p w14:paraId="0344F3D4" w14:textId="0C1F557E" w:rsidR="003A4667" w:rsidRPr="00740AFA" w:rsidRDefault="003A4667" w:rsidP="003A4667">
            <w:pPr>
              <w:rPr>
                <w:sz w:val="16"/>
                <w:szCs w:val="16"/>
              </w:rPr>
            </w:pPr>
            <w:r w:rsidRPr="00740AFA">
              <w:rPr>
                <w:sz w:val="16"/>
                <w:szCs w:val="16"/>
              </w:rPr>
              <w:t>Error Code</w:t>
            </w:r>
          </w:p>
        </w:tc>
      </w:tr>
      <w:tr w:rsidR="00BC5E5B" w14:paraId="3A7F1296" w14:textId="074ACA96" w:rsidTr="00711673">
        <w:tc>
          <w:tcPr>
            <w:tcW w:w="1017" w:type="dxa"/>
          </w:tcPr>
          <w:p w14:paraId="2B0FC051" w14:textId="77777777" w:rsidR="000015AA" w:rsidRDefault="000015AA" w:rsidP="003A4667">
            <w:pPr>
              <w:jc w:val="center"/>
              <w:rPr>
                <w:sz w:val="16"/>
                <w:szCs w:val="16"/>
              </w:rPr>
            </w:pPr>
            <w:r w:rsidRPr="00740AFA">
              <w:rPr>
                <w:sz w:val="16"/>
                <w:szCs w:val="16"/>
              </w:rPr>
              <w:t>3.4.2.1</w:t>
            </w:r>
          </w:p>
          <w:p w14:paraId="4B1D9DD3" w14:textId="1F8C1ACB" w:rsidR="00BD3436" w:rsidRPr="00740AFA" w:rsidRDefault="00BD3436" w:rsidP="003A4667">
            <w:pPr>
              <w:jc w:val="center"/>
              <w:rPr>
                <w:sz w:val="16"/>
                <w:szCs w:val="16"/>
              </w:rPr>
            </w:pPr>
            <w:r>
              <w:rPr>
                <w:sz w:val="16"/>
                <w:szCs w:val="16"/>
              </w:rPr>
              <w:t>N/A</w:t>
            </w:r>
          </w:p>
        </w:tc>
        <w:tc>
          <w:tcPr>
            <w:tcW w:w="1760" w:type="dxa"/>
          </w:tcPr>
          <w:p w14:paraId="4A3C81A4" w14:textId="659854FD" w:rsidR="003A4667" w:rsidRPr="00740AFA" w:rsidRDefault="003A4667" w:rsidP="000015AA">
            <w:pPr>
              <w:rPr>
                <w:sz w:val="16"/>
                <w:szCs w:val="16"/>
              </w:rPr>
            </w:pPr>
            <w:r w:rsidRPr="00740AFA">
              <w:rPr>
                <w:sz w:val="16"/>
                <w:szCs w:val="16"/>
              </w:rPr>
              <w:t>Exchange MTU</w:t>
            </w:r>
            <w:r w:rsidR="00A0780A" w:rsidRPr="00740AFA">
              <w:rPr>
                <w:sz w:val="16"/>
                <w:szCs w:val="16"/>
              </w:rPr>
              <w:t xml:space="preserve"> </w:t>
            </w:r>
          </w:p>
        </w:tc>
        <w:tc>
          <w:tcPr>
            <w:tcW w:w="2061" w:type="dxa"/>
          </w:tcPr>
          <w:p w14:paraId="04C5D931" w14:textId="7581BED0" w:rsidR="003A4667" w:rsidRPr="00740AFA" w:rsidRDefault="003A4667" w:rsidP="00002A0F">
            <w:pPr>
              <w:rPr>
                <w:sz w:val="16"/>
                <w:szCs w:val="16"/>
              </w:rPr>
            </w:pPr>
            <w:r w:rsidRPr="00740AFA">
              <w:rPr>
                <w:sz w:val="16"/>
                <w:szCs w:val="16"/>
              </w:rPr>
              <w:t>Client Rx MTU</w:t>
            </w:r>
          </w:p>
        </w:tc>
        <w:tc>
          <w:tcPr>
            <w:tcW w:w="889" w:type="dxa"/>
          </w:tcPr>
          <w:p w14:paraId="11DCEE82" w14:textId="77777777" w:rsidR="004A6B0F" w:rsidRDefault="004A6B0F" w:rsidP="00BD3436">
            <w:pPr>
              <w:jc w:val="center"/>
              <w:rPr>
                <w:sz w:val="16"/>
                <w:szCs w:val="16"/>
              </w:rPr>
            </w:pPr>
            <w:r w:rsidRPr="00740AFA">
              <w:rPr>
                <w:sz w:val="16"/>
                <w:szCs w:val="16"/>
              </w:rPr>
              <w:t>3.4.2.2</w:t>
            </w:r>
          </w:p>
          <w:p w14:paraId="5AFFC465" w14:textId="63B6A11B" w:rsidR="00BD3436" w:rsidRPr="00740AFA" w:rsidRDefault="00BD3436" w:rsidP="00BD3436">
            <w:pPr>
              <w:jc w:val="center"/>
              <w:rPr>
                <w:sz w:val="16"/>
                <w:szCs w:val="16"/>
              </w:rPr>
            </w:pPr>
            <w:r>
              <w:rPr>
                <w:sz w:val="16"/>
                <w:szCs w:val="16"/>
              </w:rPr>
              <w:t>N/A</w:t>
            </w:r>
          </w:p>
        </w:tc>
        <w:tc>
          <w:tcPr>
            <w:tcW w:w="1581" w:type="dxa"/>
          </w:tcPr>
          <w:p w14:paraId="0E465031" w14:textId="3F2447DD" w:rsidR="003A4667" w:rsidRPr="00740AFA" w:rsidRDefault="003A4667" w:rsidP="004A6B0F">
            <w:pPr>
              <w:rPr>
                <w:sz w:val="16"/>
                <w:szCs w:val="16"/>
              </w:rPr>
            </w:pPr>
            <w:r w:rsidRPr="00740AFA">
              <w:rPr>
                <w:sz w:val="16"/>
                <w:szCs w:val="16"/>
              </w:rPr>
              <w:t>Exchange MTU response</w:t>
            </w:r>
            <w:r w:rsidR="00A0780A" w:rsidRPr="00740AFA">
              <w:rPr>
                <w:sz w:val="16"/>
                <w:szCs w:val="16"/>
              </w:rPr>
              <w:t xml:space="preserve"> </w:t>
            </w:r>
          </w:p>
        </w:tc>
        <w:tc>
          <w:tcPr>
            <w:tcW w:w="2146" w:type="dxa"/>
          </w:tcPr>
          <w:p w14:paraId="5B4A834E" w14:textId="0D82179E" w:rsidR="003A4667" w:rsidRPr="00740AFA" w:rsidRDefault="003A4667" w:rsidP="00002A0F">
            <w:pPr>
              <w:rPr>
                <w:sz w:val="16"/>
                <w:szCs w:val="16"/>
              </w:rPr>
            </w:pPr>
            <w:r w:rsidRPr="00740AFA">
              <w:rPr>
                <w:sz w:val="16"/>
                <w:szCs w:val="16"/>
              </w:rPr>
              <w:t>Server Rx MTU</w:t>
            </w:r>
          </w:p>
        </w:tc>
      </w:tr>
      <w:tr w:rsidR="00BC5E5B" w14:paraId="39918DDC" w14:textId="549C3B9D" w:rsidTr="00711673">
        <w:tc>
          <w:tcPr>
            <w:tcW w:w="1017" w:type="dxa"/>
          </w:tcPr>
          <w:p w14:paraId="2F8229CD" w14:textId="6EF03FA5" w:rsidR="005F02BA" w:rsidRDefault="000015AA" w:rsidP="005F02BA">
            <w:pPr>
              <w:jc w:val="center"/>
              <w:rPr>
                <w:sz w:val="16"/>
                <w:szCs w:val="16"/>
              </w:rPr>
            </w:pPr>
            <w:r w:rsidRPr="00740AFA">
              <w:rPr>
                <w:sz w:val="16"/>
                <w:szCs w:val="16"/>
              </w:rPr>
              <w:t>3.4.3.1</w:t>
            </w:r>
          </w:p>
          <w:p w14:paraId="37F8D378" w14:textId="28F76373" w:rsidR="005F02BA" w:rsidRPr="00740AFA" w:rsidRDefault="005F02BA" w:rsidP="005F02BA">
            <w:pPr>
              <w:jc w:val="center"/>
              <w:rPr>
                <w:sz w:val="16"/>
                <w:szCs w:val="16"/>
              </w:rPr>
            </w:pPr>
            <w:r>
              <w:rPr>
                <w:sz w:val="16"/>
                <w:szCs w:val="16"/>
              </w:rPr>
              <w:fldChar w:fldCharType="begin"/>
            </w:r>
            <w:r>
              <w:rPr>
                <w:sz w:val="16"/>
                <w:szCs w:val="16"/>
              </w:rPr>
              <w:instrText xml:space="preserve"> REF _Ref525973662 \r \h </w:instrText>
            </w:r>
            <w:r>
              <w:rPr>
                <w:sz w:val="16"/>
                <w:szCs w:val="16"/>
              </w:rPr>
            </w:r>
            <w:r>
              <w:rPr>
                <w:sz w:val="16"/>
                <w:szCs w:val="16"/>
              </w:rPr>
              <w:fldChar w:fldCharType="separate"/>
            </w:r>
            <w:r w:rsidR="003D4FE3">
              <w:rPr>
                <w:sz w:val="16"/>
                <w:szCs w:val="16"/>
              </w:rPr>
              <w:t xml:space="preserve">4D.4.9 </w:t>
            </w:r>
            <w:r>
              <w:rPr>
                <w:sz w:val="16"/>
                <w:szCs w:val="16"/>
              </w:rPr>
              <w:fldChar w:fldCharType="end"/>
            </w:r>
          </w:p>
        </w:tc>
        <w:tc>
          <w:tcPr>
            <w:tcW w:w="1760" w:type="dxa"/>
          </w:tcPr>
          <w:p w14:paraId="5FD5674D" w14:textId="3503DB2C" w:rsidR="005F02BA" w:rsidRPr="00740AFA" w:rsidRDefault="003A4667" w:rsidP="005F02BA">
            <w:pPr>
              <w:rPr>
                <w:sz w:val="16"/>
                <w:szCs w:val="16"/>
              </w:rPr>
            </w:pPr>
            <w:r w:rsidRPr="00740AFA">
              <w:rPr>
                <w:sz w:val="16"/>
                <w:szCs w:val="16"/>
              </w:rPr>
              <w:t>Find Information</w:t>
            </w:r>
          </w:p>
        </w:tc>
        <w:tc>
          <w:tcPr>
            <w:tcW w:w="2061" w:type="dxa"/>
          </w:tcPr>
          <w:p w14:paraId="48107A75" w14:textId="77777777" w:rsidR="00CB78FB" w:rsidRDefault="003A4667" w:rsidP="00002A0F">
            <w:pPr>
              <w:rPr>
                <w:sz w:val="16"/>
                <w:szCs w:val="16"/>
              </w:rPr>
            </w:pPr>
            <w:r w:rsidRPr="00740AFA">
              <w:rPr>
                <w:sz w:val="16"/>
                <w:szCs w:val="16"/>
              </w:rPr>
              <w:t>St</w:t>
            </w:r>
            <w:r w:rsidR="00CB78FB">
              <w:rPr>
                <w:sz w:val="16"/>
                <w:szCs w:val="16"/>
              </w:rPr>
              <w:t>arting Handle</w:t>
            </w:r>
          </w:p>
          <w:p w14:paraId="24AA3D27" w14:textId="5B723963" w:rsidR="003A4667" w:rsidRPr="00740AFA" w:rsidRDefault="003A4667" w:rsidP="00002A0F">
            <w:pPr>
              <w:rPr>
                <w:sz w:val="16"/>
                <w:szCs w:val="16"/>
              </w:rPr>
            </w:pPr>
            <w:r w:rsidRPr="00740AFA">
              <w:rPr>
                <w:sz w:val="16"/>
                <w:szCs w:val="16"/>
              </w:rPr>
              <w:t>Ending Handle</w:t>
            </w:r>
          </w:p>
        </w:tc>
        <w:tc>
          <w:tcPr>
            <w:tcW w:w="889" w:type="dxa"/>
          </w:tcPr>
          <w:p w14:paraId="34468408" w14:textId="17B0212C" w:rsidR="005F02BA" w:rsidRDefault="004A6B0F" w:rsidP="005F02BA">
            <w:pPr>
              <w:jc w:val="center"/>
              <w:rPr>
                <w:sz w:val="16"/>
                <w:szCs w:val="16"/>
              </w:rPr>
            </w:pPr>
            <w:r w:rsidRPr="00740AFA">
              <w:rPr>
                <w:sz w:val="16"/>
                <w:szCs w:val="16"/>
              </w:rPr>
              <w:t>3.4.3.2</w:t>
            </w:r>
          </w:p>
          <w:p w14:paraId="1DF3A62F" w14:textId="14A11C4F" w:rsidR="005F02BA" w:rsidRPr="00740AFA" w:rsidRDefault="005F02BA" w:rsidP="005F02BA">
            <w:pPr>
              <w:jc w:val="center"/>
              <w:rPr>
                <w:sz w:val="16"/>
                <w:szCs w:val="16"/>
              </w:rPr>
            </w:pPr>
            <w:r>
              <w:rPr>
                <w:sz w:val="16"/>
                <w:szCs w:val="16"/>
              </w:rPr>
              <w:fldChar w:fldCharType="begin"/>
            </w:r>
            <w:r>
              <w:rPr>
                <w:sz w:val="16"/>
                <w:szCs w:val="16"/>
              </w:rPr>
              <w:instrText xml:space="preserve"> REF _Ref525973662 \r \h </w:instrText>
            </w:r>
            <w:r>
              <w:rPr>
                <w:sz w:val="16"/>
                <w:szCs w:val="16"/>
              </w:rPr>
            </w:r>
            <w:r>
              <w:rPr>
                <w:sz w:val="16"/>
                <w:szCs w:val="16"/>
              </w:rPr>
              <w:fldChar w:fldCharType="separate"/>
            </w:r>
            <w:r w:rsidR="003D4FE3">
              <w:rPr>
                <w:sz w:val="16"/>
                <w:szCs w:val="16"/>
              </w:rPr>
              <w:t xml:space="preserve">4D.4.9 </w:t>
            </w:r>
            <w:r>
              <w:rPr>
                <w:sz w:val="16"/>
                <w:szCs w:val="16"/>
              </w:rPr>
              <w:fldChar w:fldCharType="end"/>
            </w:r>
          </w:p>
        </w:tc>
        <w:tc>
          <w:tcPr>
            <w:tcW w:w="1581" w:type="dxa"/>
          </w:tcPr>
          <w:p w14:paraId="18E8E478" w14:textId="17673E6A" w:rsidR="003A4667" w:rsidRPr="00740AFA" w:rsidRDefault="003A4667" w:rsidP="004A6B0F">
            <w:pPr>
              <w:rPr>
                <w:sz w:val="16"/>
                <w:szCs w:val="16"/>
              </w:rPr>
            </w:pPr>
            <w:r w:rsidRPr="00740AFA">
              <w:rPr>
                <w:sz w:val="16"/>
                <w:szCs w:val="16"/>
              </w:rPr>
              <w:t>Find Information Response</w:t>
            </w:r>
            <w:r w:rsidR="00A0780A" w:rsidRPr="00740AFA">
              <w:rPr>
                <w:sz w:val="16"/>
                <w:szCs w:val="16"/>
              </w:rPr>
              <w:t xml:space="preserve"> </w:t>
            </w:r>
          </w:p>
        </w:tc>
        <w:tc>
          <w:tcPr>
            <w:tcW w:w="2146" w:type="dxa"/>
          </w:tcPr>
          <w:p w14:paraId="5B4963CD" w14:textId="77777777" w:rsidR="00CB78FB" w:rsidRDefault="001D4B6B" w:rsidP="00002A0F">
            <w:pPr>
              <w:rPr>
                <w:sz w:val="16"/>
                <w:szCs w:val="16"/>
              </w:rPr>
            </w:pPr>
            <w:r w:rsidRPr="00740AFA">
              <w:rPr>
                <w:sz w:val="16"/>
                <w:szCs w:val="16"/>
              </w:rPr>
              <w:t>Handle</w:t>
            </w:r>
            <w:r w:rsidR="00B768F6">
              <w:rPr>
                <w:sz w:val="16"/>
                <w:szCs w:val="16"/>
              </w:rPr>
              <w:t>s</w:t>
            </w:r>
          </w:p>
          <w:p w14:paraId="08A7E35C" w14:textId="2DC0E086" w:rsidR="003A4667" w:rsidRPr="00740AFA" w:rsidRDefault="00CB78FB" w:rsidP="00002A0F">
            <w:pPr>
              <w:rPr>
                <w:sz w:val="16"/>
                <w:szCs w:val="16"/>
              </w:rPr>
            </w:pPr>
            <w:r>
              <w:rPr>
                <w:sz w:val="16"/>
                <w:szCs w:val="16"/>
              </w:rPr>
              <w:t xml:space="preserve">Attribute </w:t>
            </w:r>
            <w:r w:rsidR="00B768F6">
              <w:rPr>
                <w:sz w:val="16"/>
                <w:szCs w:val="16"/>
              </w:rPr>
              <w:t xml:space="preserve">Type </w:t>
            </w:r>
            <w:r w:rsidR="001D4B6B" w:rsidRPr="00740AFA">
              <w:rPr>
                <w:sz w:val="16"/>
                <w:szCs w:val="16"/>
              </w:rPr>
              <w:t>UUID</w:t>
            </w:r>
            <w:r w:rsidR="00B768F6">
              <w:rPr>
                <w:sz w:val="16"/>
                <w:szCs w:val="16"/>
              </w:rPr>
              <w:t>s</w:t>
            </w:r>
          </w:p>
        </w:tc>
      </w:tr>
      <w:tr w:rsidR="00BC5E5B" w14:paraId="0195B388" w14:textId="2BC9F46C" w:rsidTr="00711673">
        <w:tc>
          <w:tcPr>
            <w:tcW w:w="1017" w:type="dxa"/>
          </w:tcPr>
          <w:p w14:paraId="58852E57" w14:textId="700F23F9" w:rsidR="005F02BA" w:rsidRDefault="000015AA" w:rsidP="005F02BA">
            <w:pPr>
              <w:jc w:val="center"/>
              <w:rPr>
                <w:sz w:val="16"/>
                <w:szCs w:val="16"/>
              </w:rPr>
            </w:pPr>
            <w:r w:rsidRPr="00740AFA">
              <w:rPr>
                <w:sz w:val="16"/>
                <w:szCs w:val="16"/>
              </w:rPr>
              <w:t>3.4.3.3</w:t>
            </w:r>
          </w:p>
          <w:p w14:paraId="1FFC0897" w14:textId="23116694" w:rsidR="005F02BA" w:rsidRPr="00740AFA" w:rsidRDefault="005F02BA" w:rsidP="005F02BA">
            <w:pPr>
              <w:jc w:val="center"/>
              <w:rPr>
                <w:sz w:val="16"/>
                <w:szCs w:val="16"/>
              </w:rPr>
            </w:pPr>
            <w:r>
              <w:rPr>
                <w:sz w:val="16"/>
                <w:szCs w:val="16"/>
              </w:rPr>
              <w:fldChar w:fldCharType="begin"/>
            </w:r>
            <w:r>
              <w:rPr>
                <w:sz w:val="16"/>
                <w:szCs w:val="16"/>
              </w:rPr>
              <w:instrText xml:space="preserve"> REF _Ref525974179 \r \h </w:instrText>
            </w:r>
            <w:r>
              <w:rPr>
                <w:sz w:val="16"/>
                <w:szCs w:val="16"/>
              </w:rPr>
            </w:r>
            <w:r>
              <w:rPr>
                <w:sz w:val="16"/>
                <w:szCs w:val="16"/>
              </w:rPr>
              <w:fldChar w:fldCharType="separate"/>
            </w:r>
            <w:r w:rsidR="003D4FE3">
              <w:rPr>
                <w:sz w:val="16"/>
                <w:szCs w:val="16"/>
              </w:rPr>
              <w:t xml:space="preserve">4D.4.7 </w:t>
            </w:r>
            <w:r>
              <w:rPr>
                <w:sz w:val="16"/>
                <w:szCs w:val="16"/>
              </w:rPr>
              <w:fldChar w:fldCharType="end"/>
            </w:r>
          </w:p>
        </w:tc>
        <w:tc>
          <w:tcPr>
            <w:tcW w:w="1760" w:type="dxa"/>
          </w:tcPr>
          <w:p w14:paraId="22E25044" w14:textId="75F9F6A8" w:rsidR="005F02BA" w:rsidRPr="00740AFA" w:rsidRDefault="003A4667" w:rsidP="005F02BA">
            <w:pPr>
              <w:rPr>
                <w:sz w:val="16"/>
                <w:szCs w:val="16"/>
              </w:rPr>
            </w:pPr>
            <w:r w:rsidRPr="00740AFA">
              <w:rPr>
                <w:sz w:val="16"/>
                <w:szCs w:val="16"/>
              </w:rPr>
              <w:t>Find by Type Value</w:t>
            </w:r>
          </w:p>
        </w:tc>
        <w:tc>
          <w:tcPr>
            <w:tcW w:w="2061" w:type="dxa"/>
          </w:tcPr>
          <w:p w14:paraId="6CA4713D" w14:textId="77777777" w:rsidR="00586A7E" w:rsidRDefault="00586A7E" w:rsidP="00002A0F">
            <w:pPr>
              <w:rPr>
                <w:sz w:val="16"/>
                <w:szCs w:val="16"/>
              </w:rPr>
            </w:pPr>
            <w:r>
              <w:rPr>
                <w:sz w:val="16"/>
                <w:szCs w:val="16"/>
              </w:rPr>
              <w:t>Starting Handle</w:t>
            </w:r>
          </w:p>
          <w:p w14:paraId="6EB3FABE" w14:textId="77777777" w:rsidR="00586A7E" w:rsidRDefault="00586A7E" w:rsidP="00002A0F">
            <w:pPr>
              <w:rPr>
                <w:sz w:val="16"/>
                <w:szCs w:val="16"/>
              </w:rPr>
            </w:pPr>
            <w:r>
              <w:rPr>
                <w:sz w:val="16"/>
                <w:szCs w:val="16"/>
              </w:rPr>
              <w:t>Ending Handle</w:t>
            </w:r>
          </w:p>
          <w:p w14:paraId="150C064D" w14:textId="77777777" w:rsidR="00586A7E" w:rsidRDefault="00586A7E" w:rsidP="00002A0F">
            <w:pPr>
              <w:rPr>
                <w:sz w:val="16"/>
                <w:szCs w:val="16"/>
              </w:rPr>
            </w:pPr>
            <w:r>
              <w:rPr>
                <w:sz w:val="16"/>
                <w:szCs w:val="16"/>
              </w:rPr>
              <w:t>Attribute Type</w:t>
            </w:r>
          </w:p>
          <w:p w14:paraId="31C5FB1C" w14:textId="5290B8BD" w:rsidR="003A4667" w:rsidRPr="00740AFA" w:rsidRDefault="003A4667" w:rsidP="00002A0F">
            <w:pPr>
              <w:rPr>
                <w:sz w:val="16"/>
                <w:szCs w:val="16"/>
              </w:rPr>
            </w:pPr>
            <w:r w:rsidRPr="00740AFA">
              <w:rPr>
                <w:sz w:val="16"/>
                <w:szCs w:val="16"/>
              </w:rPr>
              <w:t>Attribute Value</w:t>
            </w:r>
          </w:p>
        </w:tc>
        <w:tc>
          <w:tcPr>
            <w:tcW w:w="889" w:type="dxa"/>
          </w:tcPr>
          <w:p w14:paraId="024040E8" w14:textId="7A79A283" w:rsidR="005F02BA" w:rsidRDefault="004A6B0F" w:rsidP="005F02BA">
            <w:pPr>
              <w:jc w:val="center"/>
              <w:rPr>
                <w:sz w:val="16"/>
                <w:szCs w:val="16"/>
              </w:rPr>
            </w:pPr>
            <w:r w:rsidRPr="00740AFA">
              <w:rPr>
                <w:sz w:val="16"/>
                <w:szCs w:val="16"/>
              </w:rPr>
              <w:t>3.4.3.4</w:t>
            </w:r>
          </w:p>
          <w:p w14:paraId="229EE964" w14:textId="20698053" w:rsidR="005F02BA" w:rsidRPr="00740AFA" w:rsidRDefault="00CB5ADB" w:rsidP="005F02BA">
            <w:pPr>
              <w:jc w:val="center"/>
              <w:rPr>
                <w:sz w:val="16"/>
                <w:szCs w:val="16"/>
              </w:rPr>
            </w:pPr>
            <w:r>
              <w:rPr>
                <w:sz w:val="16"/>
                <w:szCs w:val="16"/>
              </w:rPr>
              <w:t>4D.4.6</w:t>
            </w:r>
            <w:r w:rsidR="005F02BA">
              <w:rPr>
                <w:sz w:val="16"/>
                <w:szCs w:val="16"/>
              </w:rPr>
              <w:fldChar w:fldCharType="begin"/>
            </w:r>
            <w:r w:rsidR="005F02BA">
              <w:rPr>
                <w:sz w:val="16"/>
                <w:szCs w:val="16"/>
              </w:rPr>
              <w:instrText xml:space="preserve"> REF _Ref525974192 \r \h </w:instrText>
            </w:r>
            <w:r w:rsidR="005F02BA">
              <w:rPr>
                <w:sz w:val="16"/>
                <w:szCs w:val="16"/>
              </w:rPr>
            </w:r>
            <w:r w:rsidR="005F02BA">
              <w:rPr>
                <w:sz w:val="16"/>
                <w:szCs w:val="16"/>
              </w:rPr>
              <w:fldChar w:fldCharType="separate"/>
            </w:r>
            <w:r w:rsidR="003D4FE3">
              <w:rPr>
                <w:sz w:val="16"/>
                <w:szCs w:val="16"/>
              </w:rPr>
              <w:t xml:space="preserve">4D.4.8 </w:t>
            </w:r>
            <w:r w:rsidR="005F02BA">
              <w:rPr>
                <w:sz w:val="16"/>
                <w:szCs w:val="16"/>
              </w:rPr>
              <w:fldChar w:fldCharType="end"/>
            </w:r>
          </w:p>
        </w:tc>
        <w:tc>
          <w:tcPr>
            <w:tcW w:w="1581" w:type="dxa"/>
          </w:tcPr>
          <w:p w14:paraId="5F2DF826" w14:textId="3A83E8BC" w:rsidR="003A4667" w:rsidRPr="00740AFA" w:rsidRDefault="003A4667" w:rsidP="004A6B0F">
            <w:pPr>
              <w:rPr>
                <w:sz w:val="16"/>
                <w:szCs w:val="16"/>
              </w:rPr>
            </w:pPr>
            <w:r w:rsidRPr="00740AFA">
              <w:rPr>
                <w:sz w:val="16"/>
                <w:szCs w:val="16"/>
              </w:rPr>
              <w:t>Find by Type Value Response</w:t>
            </w:r>
            <w:r w:rsidR="00A0780A" w:rsidRPr="00740AFA">
              <w:rPr>
                <w:sz w:val="16"/>
                <w:szCs w:val="16"/>
              </w:rPr>
              <w:t xml:space="preserve"> </w:t>
            </w:r>
          </w:p>
        </w:tc>
        <w:tc>
          <w:tcPr>
            <w:tcW w:w="2146" w:type="dxa"/>
          </w:tcPr>
          <w:p w14:paraId="4F89A2C8" w14:textId="77777777" w:rsidR="003412EF" w:rsidRDefault="008216D9" w:rsidP="003412EF">
            <w:pPr>
              <w:rPr>
                <w:sz w:val="16"/>
                <w:szCs w:val="16"/>
              </w:rPr>
            </w:pPr>
            <w:r w:rsidRPr="00740AFA">
              <w:rPr>
                <w:sz w:val="16"/>
                <w:szCs w:val="16"/>
              </w:rPr>
              <w:t>Start Handle</w:t>
            </w:r>
          </w:p>
          <w:p w14:paraId="7DB2AF51" w14:textId="6E36B69C" w:rsidR="008216D9" w:rsidRPr="00740AFA" w:rsidRDefault="008216D9" w:rsidP="003412EF">
            <w:pPr>
              <w:rPr>
                <w:sz w:val="16"/>
                <w:szCs w:val="16"/>
              </w:rPr>
            </w:pPr>
            <w:r w:rsidRPr="00740AFA">
              <w:rPr>
                <w:sz w:val="16"/>
                <w:szCs w:val="16"/>
              </w:rPr>
              <w:t>End of Group Handle</w:t>
            </w:r>
          </w:p>
        </w:tc>
      </w:tr>
      <w:tr w:rsidR="00BC5E5B" w14:paraId="5E6071D8" w14:textId="4AFCBFB2" w:rsidTr="00711673">
        <w:tc>
          <w:tcPr>
            <w:tcW w:w="1017" w:type="dxa"/>
          </w:tcPr>
          <w:p w14:paraId="31189D52" w14:textId="092254C2" w:rsidR="005F02BA" w:rsidRDefault="000015AA" w:rsidP="005F02BA">
            <w:pPr>
              <w:jc w:val="center"/>
              <w:rPr>
                <w:sz w:val="16"/>
                <w:szCs w:val="16"/>
              </w:rPr>
            </w:pPr>
            <w:r w:rsidRPr="00740AFA">
              <w:rPr>
                <w:sz w:val="16"/>
                <w:szCs w:val="16"/>
              </w:rPr>
              <w:t>3.4.4.1</w:t>
            </w:r>
          </w:p>
          <w:p w14:paraId="67152732" w14:textId="08773F01" w:rsidR="005F02BA" w:rsidRPr="00740AFA" w:rsidRDefault="005F02BA" w:rsidP="005F02BA">
            <w:pPr>
              <w:jc w:val="center"/>
              <w:rPr>
                <w:sz w:val="16"/>
                <w:szCs w:val="16"/>
              </w:rPr>
            </w:pPr>
            <w:r>
              <w:rPr>
                <w:sz w:val="16"/>
                <w:szCs w:val="16"/>
              </w:rPr>
              <w:fldChar w:fldCharType="begin"/>
            </w:r>
            <w:r>
              <w:rPr>
                <w:sz w:val="16"/>
                <w:szCs w:val="16"/>
              </w:rPr>
              <w:instrText xml:space="preserve"> REF _Ref525974192 \r \h </w:instrText>
            </w:r>
            <w:r>
              <w:rPr>
                <w:sz w:val="16"/>
                <w:szCs w:val="16"/>
              </w:rPr>
            </w:r>
            <w:r>
              <w:rPr>
                <w:sz w:val="16"/>
                <w:szCs w:val="16"/>
              </w:rPr>
              <w:fldChar w:fldCharType="separate"/>
            </w:r>
            <w:r w:rsidR="003D4FE3">
              <w:rPr>
                <w:sz w:val="16"/>
                <w:szCs w:val="16"/>
              </w:rPr>
              <w:t xml:space="preserve">4D.4.8 </w:t>
            </w:r>
            <w:r>
              <w:rPr>
                <w:sz w:val="16"/>
                <w:szCs w:val="16"/>
              </w:rPr>
              <w:fldChar w:fldCharType="end"/>
            </w:r>
          </w:p>
        </w:tc>
        <w:tc>
          <w:tcPr>
            <w:tcW w:w="1760" w:type="dxa"/>
          </w:tcPr>
          <w:p w14:paraId="318D8B3F" w14:textId="00DACA41" w:rsidR="003A4667" w:rsidRPr="00740AFA" w:rsidRDefault="003A4667" w:rsidP="005F02BA">
            <w:pPr>
              <w:rPr>
                <w:sz w:val="16"/>
                <w:szCs w:val="16"/>
              </w:rPr>
            </w:pPr>
            <w:r w:rsidRPr="00740AFA">
              <w:rPr>
                <w:sz w:val="16"/>
                <w:szCs w:val="16"/>
              </w:rPr>
              <w:t xml:space="preserve">Read by Type </w:t>
            </w:r>
          </w:p>
        </w:tc>
        <w:tc>
          <w:tcPr>
            <w:tcW w:w="2061" w:type="dxa"/>
          </w:tcPr>
          <w:p w14:paraId="5E197C73" w14:textId="77777777" w:rsidR="00586A7E" w:rsidRDefault="00586A7E" w:rsidP="00002A0F">
            <w:pPr>
              <w:rPr>
                <w:sz w:val="16"/>
                <w:szCs w:val="16"/>
              </w:rPr>
            </w:pPr>
            <w:r>
              <w:rPr>
                <w:sz w:val="16"/>
                <w:szCs w:val="16"/>
              </w:rPr>
              <w:t>Starting Handle</w:t>
            </w:r>
          </w:p>
          <w:p w14:paraId="05C3B297" w14:textId="77777777" w:rsidR="00586A7E" w:rsidRDefault="00586A7E" w:rsidP="00002A0F">
            <w:pPr>
              <w:rPr>
                <w:sz w:val="16"/>
                <w:szCs w:val="16"/>
              </w:rPr>
            </w:pPr>
            <w:r>
              <w:rPr>
                <w:sz w:val="16"/>
                <w:szCs w:val="16"/>
              </w:rPr>
              <w:t>Ending Handle</w:t>
            </w:r>
          </w:p>
          <w:p w14:paraId="782FDD25" w14:textId="0EA1FD0B" w:rsidR="003A4667" w:rsidRPr="00740AFA" w:rsidRDefault="00350DFB" w:rsidP="00002A0F">
            <w:pPr>
              <w:rPr>
                <w:sz w:val="16"/>
                <w:szCs w:val="16"/>
              </w:rPr>
            </w:pPr>
            <w:r>
              <w:rPr>
                <w:sz w:val="16"/>
                <w:szCs w:val="16"/>
              </w:rPr>
              <w:t xml:space="preserve">Attribute Type </w:t>
            </w:r>
            <w:r w:rsidR="003A4667" w:rsidRPr="00740AFA">
              <w:rPr>
                <w:sz w:val="16"/>
                <w:szCs w:val="16"/>
              </w:rPr>
              <w:t>UUID</w:t>
            </w:r>
          </w:p>
        </w:tc>
        <w:tc>
          <w:tcPr>
            <w:tcW w:w="889" w:type="dxa"/>
          </w:tcPr>
          <w:p w14:paraId="066FA73C" w14:textId="77777777" w:rsidR="004A6B0F" w:rsidRDefault="004A6B0F" w:rsidP="008638EB">
            <w:pPr>
              <w:jc w:val="center"/>
              <w:rPr>
                <w:sz w:val="16"/>
                <w:szCs w:val="16"/>
              </w:rPr>
            </w:pPr>
            <w:r w:rsidRPr="00740AFA">
              <w:rPr>
                <w:sz w:val="16"/>
                <w:szCs w:val="16"/>
              </w:rPr>
              <w:t>3.4.4.2</w:t>
            </w:r>
          </w:p>
          <w:p w14:paraId="6CCC7D27" w14:textId="070357DA" w:rsidR="00BD3436" w:rsidRPr="00740AFA" w:rsidRDefault="00937535" w:rsidP="008638EB">
            <w:pPr>
              <w:jc w:val="center"/>
              <w:rPr>
                <w:sz w:val="16"/>
                <w:szCs w:val="16"/>
              </w:rPr>
            </w:pPr>
            <w:r>
              <w:rPr>
                <w:sz w:val="16"/>
                <w:szCs w:val="16"/>
              </w:rPr>
              <w:fldChar w:fldCharType="begin"/>
            </w:r>
            <w:r>
              <w:rPr>
                <w:sz w:val="16"/>
                <w:szCs w:val="16"/>
              </w:rPr>
              <w:instrText xml:space="preserve"> REF _Ref525974192 \r \h </w:instrText>
            </w:r>
            <w:r>
              <w:rPr>
                <w:sz w:val="16"/>
                <w:szCs w:val="16"/>
              </w:rPr>
            </w:r>
            <w:r>
              <w:rPr>
                <w:sz w:val="16"/>
                <w:szCs w:val="16"/>
              </w:rPr>
              <w:fldChar w:fldCharType="separate"/>
            </w:r>
            <w:r w:rsidR="003D4FE3">
              <w:rPr>
                <w:sz w:val="16"/>
                <w:szCs w:val="16"/>
              </w:rPr>
              <w:t xml:space="preserve">4D.4.8 </w:t>
            </w:r>
            <w:r>
              <w:rPr>
                <w:sz w:val="16"/>
                <w:szCs w:val="16"/>
              </w:rPr>
              <w:fldChar w:fldCharType="end"/>
            </w:r>
          </w:p>
        </w:tc>
        <w:tc>
          <w:tcPr>
            <w:tcW w:w="1581" w:type="dxa"/>
          </w:tcPr>
          <w:p w14:paraId="1E23CC47" w14:textId="175286E8" w:rsidR="003A4667" w:rsidRPr="00740AFA" w:rsidRDefault="003A4667" w:rsidP="004A6B0F">
            <w:pPr>
              <w:rPr>
                <w:sz w:val="16"/>
                <w:szCs w:val="16"/>
              </w:rPr>
            </w:pPr>
            <w:r w:rsidRPr="00740AFA">
              <w:rPr>
                <w:sz w:val="16"/>
                <w:szCs w:val="16"/>
              </w:rPr>
              <w:t>Read by Type Response</w:t>
            </w:r>
            <w:r w:rsidR="00A0780A" w:rsidRPr="00740AFA">
              <w:rPr>
                <w:sz w:val="16"/>
                <w:szCs w:val="16"/>
              </w:rPr>
              <w:t xml:space="preserve"> </w:t>
            </w:r>
          </w:p>
        </w:tc>
        <w:tc>
          <w:tcPr>
            <w:tcW w:w="2146" w:type="dxa"/>
          </w:tcPr>
          <w:p w14:paraId="5D52E083" w14:textId="70472831" w:rsidR="003A4667" w:rsidRPr="00740AFA" w:rsidRDefault="00A0780A" w:rsidP="00002A0F">
            <w:pPr>
              <w:rPr>
                <w:sz w:val="16"/>
                <w:szCs w:val="16"/>
              </w:rPr>
            </w:pPr>
            <w:r w:rsidRPr="00740AFA">
              <w:rPr>
                <w:sz w:val="16"/>
                <w:szCs w:val="16"/>
              </w:rPr>
              <w:t>Handle Value Pairs</w:t>
            </w:r>
          </w:p>
        </w:tc>
      </w:tr>
      <w:tr w:rsidR="00BC5E5B" w14:paraId="00A33106" w14:textId="4F7BDB0E" w:rsidTr="00711673">
        <w:tc>
          <w:tcPr>
            <w:tcW w:w="1017" w:type="dxa"/>
          </w:tcPr>
          <w:p w14:paraId="78C863EF" w14:textId="77777777" w:rsidR="00B16312" w:rsidRDefault="00B16312" w:rsidP="003A4667">
            <w:pPr>
              <w:jc w:val="center"/>
              <w:rPr>
                <w:sz w:val="16"/>
                <w:szCs w:val="16"/>
              </w:rPr>
            </w:pPr>
            <w:r w:rsidRPr="00740AFA">
              <w:rPr>
                <w:sz w:val="16"/>
                <w:szCs w:val="16"/>
              </w:rPr>
              <w:t>3.4.4.3</w:t>
            </w:r>
          </w:p>
          <w:p w14:paraId="34FC5232" w14:textId="16C0E08F" w:rsidR="00BD3436" w:rsidRPr="00740AFA" w:rsidRDefault="00937535" w:rsidP="003A4667">
            <w:pPr>
              <w:jc w:val="center"/>
              <w:rPr>
                <w:sz w:val="16"/>
                <w:szCs w:val="16"/>
              </w:rPr>
            </w:pPr>
            <w:r>
              <w:rPr>
                <w:sz w:val="16"/>
                <w:szCs w:val="16"/>
              </w:rPr>
              <w:fldChar w:fldCharType="begin"/>
            </w:r>
            <w:r>
              <w:rPr>
                <w:sz w:val="16"/>
                <w:szCs w:val="16"/>
              </w:rPr>
              <w:instrText xml:space="preserve"> REF _Ref525826910 \n \h </w:instrText>
            </w:r>
            <w:r>
              <w:rPr>
                <w:sz w:val="16"/>
                <w:szCs w:val="16"/>
              </w:rPr>
            </w:r>
            <w:r>
              <w:rPr>
                <w:sz w:val="16"/>
                <w:szCs w:val="16"/>
              </w:rPr>
              <w:fldChar w:fldCharType="separate"/>
            </w:r>
            <w:r w:rsidR="003D4FE3">
              <w:rPr>
                <w:sz w:val="16"/>
                <w:szCs w:val="16"/>
              </w:rPr>
              <w:t xml:space="preserve">4D.4.1 </w:t>
            </w:r>
            <w:r>
              <w:rPr>
                <w:sz w:val="16"/>
                <w:szCs w:val="16"/>
              </w:rPr>
              <w:fldChar w:fldCharType="end"/>
            </w:r>
          </w:p>
        </w:tc>
        <w:tc>
          <w:tcPr>
            <w:tcW w:w="1760" w:type="dxa"/>
          </w:tcPr>
          <w:p w14:paraId="4EEA2320" w14:textId="7CC93149" w:rsidR="003A4667" w:rsidRPr="00740AFA" w:rsidRDefault="003A4667" w:rsidP="00BC5E5B">
            <w:pPr>
              <w:rPr>
                <w:sz w:val="16"/>
                <w:szCs w:val="16"/>
              </w:rPr>
            </w:pPr>
            <w:r w:rsidRPr="00740AFA">
              <w:rPr>
                <w:sz w:val="16"/>
                <w:szCs w:val="16"/>
              </w:rPr>
              <w:t xml:space="preserve">Read </w:t>
            </w:r>
          </w:p>
        </w:tc>
        <w:tc>
          <w:tcPr>
            <w:tcW w:w="2061" w:type="dxa"/>
          </w:tcPr>
          <w:p w14:paraId="449879D9" w14:textId="0AC48C2C" w:rsidR="003A4667" w:rsidRPr="00740AFA" w:rsidRDefault="003A4667" w:rsidP="00002A0F">
            <w:pPr>
              <w:rPr>
                <w:sz w:val="16"/>
                <w:szCs w:val="16"/>
              </w:rPr>
            </w:pPr>
            <w:r w:rsidRPr="00740AFA">
              <w:rPr>
                <w:sz w:val="16"/>
                <w:szCs w:val="16"/>
              </w:rPr>
              <w:t>Handle</w:t>
            </w:r>
          </w:p>
        </w:tc>
        <w:tc>
          <w:tcPr>
            <w:tcW w:w="889" w:type="dxa"/>
          </w:tcPr>
          <w:p w14:paraId="1A5FF623" w14:textId="77777777" w:rsidR="004A6B0F" w:rsidRDefault="004A6B0F" w:rsidP="00BD3436">
            <w:pPr>
              <w:jc w:val="center"/>
              <w:rPr>
                <w:sz w:val="16"/>
                <w:szCs w:val="16"/>
              </w:rPr>
            </w:pPr>
            <w:r w:rsidRPr="00740AFA">
              <w:rPr>
                <w:sz w:val="16"/>
                <w:szCs w:val="16"/>
              </w:rPr>
              <w:t>3.4.4.4</w:t>
            </w:r>
          </w:p>
          <w:p w14:paraId="64EBEA7B" w14:textId="33ABEBC4" w:rsidR="00BD3436" w:rsidRPr="00740AFA" w:rsidRDefault="00BD3436" w:rsidP="008638EB">
            <w:pPr>
              <w:jc w:val="center"/>
              <w:rPr>
                <w:sz w:val="16"/>
                <w:szCs w:val="16"/>
              </w:rPr>
            </w:pPr>
            <w:r>
              <w:rPr>
                <w:sz w:val="16"/>
                <w:szCs w:val="16"/>
              </w:rPr>
              <w:t>4A</w:t>
            </w:r>
          </w:p>
        </w:tc>
        <w:tc>
          <w:tcPr>
            <w:tcW w:w="1581" w:type="dxa"/>
          </w:tcPr>
          <w:p w14:paraId="07527019" w14:textId="56558C97" w:rsidR="003A4667" w:rsidRPr="00740AFA" w:rsidRDefault="003A4667" w:rsidP="004A6B0F">
            <w:pPr>
              <w:rPr>
                <w:sz w:val="16"/>
                <w:szCs w:val="16"/>
              </w:rPr>
            </w:pPr>
            <w:r w:rsidRPr="00740AFA">
              <w:rPr>
                <w:sz w:val="16"/>
                <w:szCs w:val="16"/>
              </w:rPr>
              <w:t>Read Response</w:t>
            </w:r>
            <w:r w:rsidR="00A0780A" w:rsidRPr="00740AFA">
              <w:rPr>
                <w:sz w:val="16"/>
                <w:szCs w:val="16"/>
              </w:rPr>
              <w:t xml:space="preserve"> </w:t>
            </w:r>
          </w:p>
        </w:tc>
        <w:tc>
          <w:tcPr>
            <w:tcW w:w="2146" w:type="dxa"/>
          </w:tcPr>
          <w:p w14:paraId="5D8F7D47" w14:textId="5D4275CA" w:rsidR="003A4667" w:rsidRPr="00740AFA" w:rsidRDefault="003A4667" w:rsidP="00002A0F">
            <w:pPr>
              <w:rPr>
                <w:sz w:val="16"/>
                <w:szCs w:val="16"/>
              </w:rPr>
            </w:pPr>
            <w:r w:rsidRPr="00740AFA">
              <w:rPr>
                <w:sz w:val="16"/>
                <w:szCs w:val="16"/>
              </w:rPr>
              <w:t>Handle, Value</w:t>
            </w:r>
          </w:p>
        </w:tc>
      </w:tr>
      <w:tr w:rsidR="00BC5E5B" w14:paraId="4AC6A8EC" w14:textId="64C5FAC9" w:rsidTr="00711673">
        <w:tc>
          <w:tcPr>
            <w:tcW w:w="1017" w:type="dxa"/>
          </w:tcPr>
          <w:p w14:paraId="69F9DBE2" w14:textId="77777777" w:rsidR="004A6B0F" w:rsidRDefault="004A6B0F" w:rsidP="003A4667">
            <w:pPr>
              <w:jc w:val="center"/>
              <w:rPr>
                <w:sz w:val="16"/>
                <w:szCs w:val="16"/>
              </w:rPr>
            </w:pPr>
            <w:r w:rsidRPr="00740AFA">
              <w:rPr>
                <w:sz w:val="16"/>
                <w:szCs w:val="16"/>
              </w:rPr>
              <w:t>3.4.4.5</w:t>
            </w:r>
          </w:p>
          <w:p w14:paraId="0F9C60AA" w14:textId="1423D35E" w:rsidR="00E87A80" w:rsidRPr="00740AFA" w:rsidRDefault="00BD3436" w:rsidP="00E87A80">
            <w:pPr>
              <w:jc w:val="center"/>
              <w:rPr>
                <w:sz w:val="16"/>
                <w:szCs w:val="16"/>
              </w:rPr>
            </w:pPr>
            <w:r>
              <w:rPr>
                <w:sz w:val="16"/>
                <w:szCs w:val="16"/>
              </w:rPr>
              <w:t>N/A</w:t>
            </w:r>
          </w:p>
        </w:tc>
        <w:tc>
          <w:tcPr>
            <w:tcW w:w="1760" w:type="dxa"/>
          </w:tcPr>
          <w:p w14:paraId="7D35170C" w14:textId="4D74C045" w:rsidR="003A4667" w:rsidRPr="00740AFA" w:rsidRDefault="003A4667" w:rsidP="00BC5E5B">
            <w:pPr>
              <w:rPr>
                <w:sz w:val="16"/>
                <w:szCs w:val="16"/>
              </w:rPr>
            </w:pPr>
            <w:r w:rsidRPr="00740AFA">
              <w:rPr>
                <w:sz w:val="16"/>
                <w:szCs w:val="16"/>
              </w:rPr>
              <w:t xml:space="preserve">Read Blob </w:t>
            </w:r>
          </w:p>
        </w:tc>
        <w:tc>
          <w:tcPr>
            <w:tcW w:w="2061" w:type="dxa"/>
          </w:tcPr>
          <w:p w14:paraId="6BB8929C" w14:textId="59ADA71D" w:rsidR="003A4667" w:rsidRPr="00740AFA" w:rsidRDefault="003A4667" w:rsidP="00002A0F">
            <w:pPr>
              <w:rPr>
                <w:sz w:val="16"/>
                <w:szCs w:val="16"/>
              </w:rPr>
            </w:pPr>
            <w:r w:rsidRPr="00740AFA">
              <w:rPr>
                <w:sz w:val="16"/>
                <w:szCs w:val="16"/>
              </w:rPr>
              <w:t>Handle, Offset</w:t>
            </w:r>
          </w:p>
        </w:tc>
        <w:tc>
          <w:tcPr>
            <w:tcW w:w="889" w:type="dxa"/>
          </w:tcPr>
          <w:p w14:paraId="7CB9E272" w14:textId="77777777" w:rsidR="004A6B0F" w:rsidRDefault="004A6B0F" w:rsidP="008638EB">
            <w:pPr>
              <w:jc w:val="center"/>
              <w:rPr>
                <w:sz w:val="16"/>
                <w:szCs w:val="16"/>
              </w:rPr>
            </w:pPr>
            <w:r w:rsidRPr="00740AFA">
              <w:rPr>
                <w:sz w:val="16"/>
                <w:szCs w:val="16"/>
              </w:rPr>
              <w:t>3.4.4.6</w:t>
            </w:r>
          </w:p>
          <w:p w14:paraId="1C32E570" w14:textId="3E1B91AF" w:rsidR="00BD3436" w:rsidRPr="00740AFA" w:rsidRDefault="00BD3436" w:rsidP="008638EB">
            <w:pPr>
              <w:jc w:val="center"/>
              <w:rPr>
                <w:sz w:val="16"/>
                <w:szCs w:val="16"/>
              </w:rPr>
            </w:pPr>
            <w:r>
              <w:rPr>
                <w:sz w:val="16"/>
                <w:szCs w:val="16"/>
              </w:rPr>
              <w:t>N/A</w:t>
            </w:r>
          </w:p>
        </w:tc>
        <w:tc>
          <w:tcPr>
            <w:tcW w:w="1581" w:type="dxa"/>
          </w:tcPr>
          <w:p w14:paraId="78C22306" w14:textId="182164D5" w:rsidR="003A4667" w:rsidRPr="00740AFA" w:rsidRDefault="003A4667" w:rsidP="004A6B0F">
            <w:pPr>
              <w:rPr>
                <w:sz w:val="16"/>
                <w:szCs w:val="16"/>
              </w:rPr>
            </w:pPr>
            <w:r w:rsidRPr="00740AFA">
              <w:rPr>
                <w:sz w:val="16"/>
                <w:szCs w:val="16"/>
              </w:rPr>
              <w:t>Read Blob Response</w:t>
            </w:r>
            <w:r w:rsidR="00A0780A" w:rsidRPr="00740AFA">
              <w:rPr>
                <w:sz w:val="16"/>
                <w:szCs w:val="16"/>
              </w:rPr>
              <w:t xml:space="preserve"> </w:t>
            </w:r>
          </w:p>
        </w:tc>
        <w:tc>
          <w:tcPr>
            <w:tcW w:w="2146" w:type="dxa"/>
          </w:tcPr>
          <w:p w14:paraId="1A32E3BD" w14:textId="75F0F07A" w:rsidR="003A4667" w:rsidRPr="00740AFA" w:rsidRDefault="003A4667" w:rsidP="00002A0F">
            <w:pPr>
              <w:rPr>
                <w:sz w:val="16"/>
                <w:szCs w:val="16"/>
              </w:rPr>
            </w:pPr>
            <w:r w:rsidRPr="00740AFA">
              <w:rPr>
                <w:sz w:val="16"/>
                <w:szCs w:val="16"/>
              </w:rPr>
              <w:t>Handle, Data</w:t>
            </w:r>
          </w:p>
        </w:tc>
      </w:tr>
      <w:tr w:rsidR="00BC5E5B" w14:paraId="231B18BC" w14:textId="2D5780A9" w:rsidTr="00711673">
        <w:tc>
          <w:tcPr>
            <w:tcW w:w="1017" w:type="dxa"/>
          </w:tcPr>
          <w:p w14:paraId="2F984EE0" w14:textId="77777777" w:rsidR="004A6B0F" w:rsidRDefault="004A6B0F" w:rsidP="003A4667">
            <w:pPr>
              <w:jc w:val="center"/>
              <w:rPr>
                <w:sz w:val="16"/>
                <w:szCs w:val="16"/>
              </w:rPr>
            </w:pPr>
            <w:r w:rsidRPr="00740AFA">
              <w:rPr>
                <w:sz w:val="16"/>
                <w:szCs w:val="16"/>
              </w:rPr>
              <w:t>3.4.4.7</w:t>
            </w:r>
          </w:p>
          <w:p w14:paraId="424B366F" w14:textId="6F2E69E5" w:rsidR="00E87A80" w:rsidRPr="00740AFA" w:rsidRDefault="00BD3436" w:rsidP="00E87A80">
            <w:pPr>
              <w:jc w:val="center"/>
              <w:rPr>
                <w:sz w:val="16"/>
                <w:szCs w:val="16"/>
              </w:rPr>
            </w:pPr>
            <w:r>
              <w:rPr>
                <w:sz w:val="16"/>
                <w:szCs w:val="16"/>
              </w:rPr>
              <w:t>N/A</w:t>
            </w:r>
          </w:p>
        </w:tc>
        <w:tc>
          <w:tcPr>
            <w:tcW w:w="1760" w:type="dxa"/>
          </w:tcPr>
          <w:p w14:paraId="5A740BDA" w14:textId="1300EF8F" w:rsidR="003A4667" w:rsidRPr="00740AFA" w:rsidRDefault="003A4667" w:rsidP="00BC5E5B">
            <w:pPr>
              <w:rPr>
                <w:sz w:val="16"/>
                <w:szCs w:val="16"/>
              </w:rPr>
            </w:pPr>
            <w:r w:rsidRPr="00740AFA">
              <w:rPr>
                <w:sz w:val="16"/>
                <w:szCs w:val="16"/>
              </w:rPr>
              <w:t xml:space="preserve">Read Multiple </w:t>
            </w:r>
          </w:p>
        </w:tc>
        <w:tc>
          <w:tcPr>
            <w:tcW w:w="2061" w:type="dxa"/>
          </w:tcPr>
          <w:p w14:paraId="20DEA1C8" w14:textId="0FFB520E" w:rsidR="003A4667" w:rsidRPr="00740AFA" w:rsidRDefault="003A4667" w:rsidP="00002A0F">
            <w:pPr>
              <w:rPr>
                <w:sz w:val="16"/>
                <w:szCs w:val="16"/>
              </w:rPr>
            </w:pPr>
            <w:r w:rsidRPr="00740AFA">
              <w:rPr>
                <w:sz w:val="16"/>
                <w:szCs w:val="16"/>
              </w:rPr>
              <w:t>Handles</w:t>
            </w:r>
          </w:p>
        </w:tc>
        <w:tc>
          <w:tcPr>
            <w:tcW w:w="889" w:type="dxa"/>
          </w:tcPr>
          <w:p w14:paraId="7BDC29BA" w14:textId="77777777" w:rsidR="004A6B0F" w:rsidRDefault="004A6B0F" w:rsidP="008638EB">
            <w:pPr>
              <w:jc w:val="center"/>
              <w:rPr>
                <w:sz w:val="16"/>
                <w:szCs w:val="16"/>
              </w:rPr>
            </w:pPr>
            <w:r w:rsidRPr="00740AFA">
              <w:rPr>
                <w:sz w:val="16"/>
                <w:szCs w:val="16"/>
              </w:rPr>
              <w:t>3.4.4.8</w:t>
            </w:r>
          </w:p>
          <w:p w14:paraId="6720F6F6" w14:textId="4839B7A9" w:rsidR="00BD3436" w:rsidRPr="00740AFA" w:rsidRDefault="00BD3436" w:rsidP="008638EB">
            <w:pPr>
              <w:jc w:val="center"/>
              <w:rPr>
                <w:sz w:val="16"/>
                <w:szCs w:val="16"/>
              </w:rPr>
            </w:pPr>
            <w:r>
              <w:rPr>
                <w:sz w:val="16"/>
                <w:szCs w:val="16"/>
              </w:rPr>
              <w:t>N/A</w:t>
            </w:r>
          </w:p>
        </w:tc>
        <w:tc>
          <w:tcPr>
            <w:tcW w:w="1581" w:type="dxa"/>
          </w:tcPr>
          <w:p w14:paraId="30F787A2" w14:textId="113AD062" w:rsidR="003A4667" w:rsidRPr="00740AFA" w:rsidRDefault="003A4667" w:rsidP="004A6B0F">
            <w:pPr>
              <w:rPr>
                <w:sz w:val="16"/>
                <w:szCs w:val="16"/>
              </w:rPr>
            </w:pPr>
            <w:r w:rsidRPr="00740AFA">
              <w:rPr>
                <w:sz w:val="16"/>
                <w:szCs w:val="16"/>
              </w:rPr>
              <w:t>Read Multiple Response</w:t>
            </w:r>
            <w:r w:rsidR="00A0780A" w:rsidRPr="00740AFA">
              <w:rPr>
                <w:sz w:val="16"/>
                <w:szCs w:val="16"/>
              </w:rPr>
              <w:t xml:space="preserve"> </w:t>
            </w:r>
          </w:p>
        </w:tc>
        <w:tc>
          <w:tcPr>
            <w:tcW w:w="2146" w:type="dxa"/>
          </w:tcPr>
          <w:p w14:paraId="10EF9350" w14:textId="6D27B054" w:rsidR="003A4667" w:rsidRPr="00740AFA" w:rsidRDefault="000917C4" w:rsidP="000917C4">
            <w:pPr>
              <w:rPr>
                <w:sz w:val="16"/>
                <w:szCs w:val="16"/>
              </w:rPr>
            </w:pPr>
            <w:r>
              <w:rPr>
                <w:sz w:val="16"/>
                <w:szCs w:val="16"/>
              </w:rPr>
              <w:t>One response with all v</w:t>
            </w:r>
            <w:r w:rsidR="003A4667" w:rsidRPr="00740AFA">
              <w:rPr>
                <w:sz w:val="16"/>
                <w:szCs w:val="16"/>
              </w:rPr>
              <w:t>alues</w:t>
            </w:r>
            <w:r>
              <w:rPr>
                <w:sz w:val="16"/>
                <w:szCs w:val="16"/>
              </w:rPr>
              <w:t xml:space="preserve"> concatenated</w:t>
            </w:r>
          </w:p>
        </w:tc>
      </w:tr>
      <w:tr w:rsidR="00BC5E5B" w14:paraId="74120CE3" w14:textId="77777777" w:rsidTr="00711673">
        <w:tc>
          <w:tcPr>
            <w:tcW w:w="1017" w:type="dxa"/>
          </w:tcPr>
          <w:p w14:paraId="345212AF" w14:textId="6019CED3" w:rsidR="005F02BA" w:rsidRDefault="004A6B0F" w:rsidP="005F02BA">
            <w:pPr>
              <w:jc w:val="center"/>
              <w:rPr>
                <w:sz w:val="16"/>
                <w:szCs w:val="16"/>
              </w:rPr>
            </w:pPr>
            <w:r w:rsidRPr="00740AFA">
              <w:rPr>
                <w:sz w:val="16"/>
                <w:szCs w:val="16"/>
              </w:rPr>
              <w:t>3.4.4.9</w:t>
            </w:r>
          </w:p>
          <w:p w14:paraId="1D78E87F" w14:textId="6ACE7D8B" w:rsidR="005F02BA" w:rsidRPr="00740AFA" w:rsidRDefault="005F02BA" w:rsidP="005F02BA">
            <w:pPr>
              <w:jc w:val="center"/>
              <w:rPr>
                <w:sz w:val="16"/>
                <w:szCs w:val="16"/>
              </w:rPr>
            </w:pPr>
            <w:r>
              <w:rPr>
                <w:sz w:val="16"/>
                <w:szCs w:val="16"/>
              </w:rPr>
              <w:fldChar w:fldCharType="begin"/>
            </w:r>
            <w:r>
              <w:rPr>
                <w:sz w:val="16"/>
                <w:szCs w:val="16"/>
              </w:rPr>
              <w:instrText xml:space="preserve"> REF _Ref525973657 \r \h </w:instrText>
            </w:r>
            <w:r>
              <w:rPr>
                <w:sz w:val="16"/>
                <w:szCs w:val="16"/>
              </w:rPr>
            </w:r>
            <w:r>
              <w:rPr>
                <w:sz w:val="16"/>
                <w:szCs w:val="16"/>
              </w:rPr>
              <w:fldChar w:fldCharType="separate"/>
            </w:r>
            <w:r w:rsidR="003D4FE3">
              <w:rPr>
                <w:sz w:val="16"/>
                <w:szCs w:val="16"/>
              </w:rPr>
              <w:t xml:space="preserve">4D.4.6 </w:t>
            </w:r>
            <w:r>
              <w:rPr>
                <w:sz w:val="16"/>
                <w:szCs w:val="16"/>
              </w:rPr>
              <w:fldChar w:fldCharType="end"/>
            </w:r>
          </w:p>
        </w:tc>
        <w:tc>
          <w:tcPr>
            <w:tcW w:w="1760" w:type="dxa"/>
          </w:tcPr>
          <w:p w14:paraId="427C210F" w14:textId="71D22DD3" w:rsidR="003A4667" w:rsidRPr="00740AFA" w:rsidRDefault="003A4667" w:rsidP="005F02BA">
            <w:pPr>
              <w:rPr>
                <w:sz w:val="16"/>
                <w:szCs w:val="16"/>
              </w:rPr>
            </w:pPr>
            <w:r w:rsidRPr="00740AFA">
              <w:rPr>
                <w:sz w:val="16"/>
                <w:szCs w:val="16"/>
              </w:rPr>
              <w:t xml:space="preserve">Read by Group </w:t>
            </w:r>
            <w:r w:rsidR="001D70AE">
              <w:rPr>
                <w:sz w:val="16"/>
                <w:szCs w:val="16"/>
              </w:rPr>
              <w:t xml:space="preserve">Type </w:t>
            </w:r>
          </w:p>
        </w:tc>
        <w:tc>
          <w:tcPr>
            <w:tcW w:w="2061" w:type="dxa"/>
          </w:tcPr>
          <w:p w14:paraId="70A5A8F6" w14:textId="77777777" w:rsidR="003A4667" w:rsidRDefault="001D70AE" w:rsidP="00002A0F">
            <w:pPr>
              <w:rPr>
                <w:sz w:val="16"/>
                <w:szCs w:val="16"/>
              </w:rPr>
            </w:pPr>
            <w:r>
              <w:rPr>
                <w:sz w:val="16"/>
                <w:szCs w:val="16"/>
              </w:rPr>
              <w:t>Starting Handle</w:t>
            </w:r>
          </w:p>
          <w:p w14:paraId="75CE75C2" w14:textId="77777777" w:rsidR="001D70AE" w:rsidRDefault="001D70AE" w:rsidP="00002A0F">
            <w:pPr>
              <w:rPr>
                <w:sz w:val="16"/>
                <w:szCs w:val="16"/>
              </w:rPr>
            </w:pPr>
            <w:r>
              <w:rPr>
                <w:sz w:val="16"/>
                <w:szCs w:val="16"/>
              </w:rPr>
              <w:t>Ending Handle</w:t>
            </w:r>
          </w:p>
          <w:p w14:paraId="2F0D1CE2" w14:textId="28B517B4" w:rsidR="001D70AE" w:rsidRPr="00740AFA" w:rsidRDefault="001D70AE" w:rsidP="001D70AE">
            <w:pPr>
              <w:rPr>
                <w:sz w:val="16"/>
                <w:szCs w:val="16"/>
              </w:rPr>
            </w:pPr>
            <w:r>
              <w:rPr>
                <w:sz w:val="16"/>
                <w:szCs w:val="16"/>
              </w:rPr>
              <w:t>Attribute Group Type UUID</w:t>
            </w:r>
          </w:p>
        </w:tc>
        <w:tc>
          <w:tcPr>
            <w:tcW w:w="889" w:type="dxa"/>
          </w:tcPr>
          <w:p w14:paraId="1CC4D8BF" w14:textId="2CE3D7A6" w:rsidR="005F02BA" w:rsidRDefault="004A6B0F" w:rsidP="005F02BA">
            <w:pPr>
              <w:jc w:val="center"/>
              <w:rPr>
                <w:sz w:val="16"/>
                <w:szCs w:val="16"/>
              </w:rPr>
            </w:pPr>
            <w:r w:rsidRPr="00740AFA">
              <w:rPr>
                <w:sz w:val="16"/>
                <w:szCs w:val="16"/>
              </w:rPr>
              <w:t>3.4.4.10</w:t>
            </w:r>
          </w:p>
          <w:p w14:paraId="3AACEBCD" w14:textId="09E340E4" w:rsidR="005F02BA" w:rsidRPr="00740AFA" w:rsidRDefault="005F02BA" w:rsidP="005F02BA">
            <w:pPr>
              <w:jc w:val="center"/>
              <w:rPr>
                <w:sz w:val="16"/>
                <w:szCs w:val="16"/>
              </w:rPr>
            </w:pPr>
            <w:r>
              <w:rPr>
                <w:sz w:val="16"/>
                <w:szCs w:val="16"/>
              </w:rPr>
              <w:fldChar w:fldCharType="begin"/>
            </w:r>
            <w:r>
              <w:rPr>
                <w:sz w:val="16"/>
                <w:szCs w:val="16"/>
              </w:rPr>
              <w:instrText xml:space="preserve"> REF _Ref525973657 \r \h </w:instrText>
            </w:r>
            <w:r>
              <w:rPr>
                <w:sz w:val="16"/>
                <w:szCs w:val="16"/>
              </w:rPr>
            </w:r>
            <w:r>
              <w:rPr>
                <w:sz w:val="16"/>
                <w:szCs w:val="16"/>
              </w:rPr>
              <w:fldChar w:fldCharType="separate"/>
            </w:r>
            <w:r w:rsidR="003D4FE3">
              <w:rPr>
                <w:sz w:val="16"/>
                <w:szCs w:val="16"/>
              </w:rPr>
              <w:t xml:space="preserve">4D.4.6 </w:t>
            </w:r>
            <w:r>
              <w:rPr>
                <w:sz w:val="16"/>
                <w:szCs w:val="16"/>
              </w:rPr>
              <w:fldChar w:fldCharType="end"/>
            </w:r>
          </w:p>
        </w:tc>
        <w:tc>
          <w:tcPr>
            <w:tcW w:w="1581" w:type="dxa"/>
          </w:tcPr>
          <w:p w14:paraId="60B9790F" w14:textId="77777777" w:rsidR="003A4667" w:rsidRDefault="003A4667" w:rsidP="004A6B0F">
            <w:pPr>
              <w:rPr>
                <w:sz w:val="16"/>
                <w:szCs w:val="16"/>
              </w:rPr>
            </w:pPr>
            <w:r w:rsidRPr="00740AFA">
              <w:rPr>
                <w:sz w:val="16"/>
                <w:szCs w:val="16"/>
              </w:rPr>
              <w:t xml:space="preserve">Read by </w:t>
            </w:r>
            <w:r w:rsidR="005B727E" w:rsidRPr="00740AFA">
              <w:rPr>
                <w:sz w:val="16"/>
                <w:szCs w:val="16"/>
              </w:rPr>
              <w:t xml:space="preserve">Group </w:t>
            </w:r>
            <w:r w:rsidR="005B727E">
              <w:rPr>
                <w:sz w:val="16"/>
                <w:szCs w:val="16"/>
              </w:rPr>
              <w:t>Type</w:t>
            </w:r>
            <w:r w:rsidR="00EB3A3E">
              <w:rPr>
                <w:sz w:val="16"/>
                <w:szCs w:val="16"/>
              </w:rPr>
              <w:t xml:space="preserve"> </w:t>
            </w:r>
            <w:r w:rsidRPr="00740AFA">
              <w:rPr>
                <w:sz w:val="16"/>
                <w:szCs w:val="16"/>
              </w:rPr>
              <w:t>Response</w:t>
            </w:r>
            <w:r w:rsidR="00A0780A" w:rsidRPr="00740AFA">
              <w:rPr>
                <w:sz w:val="16"/>
                <w:szCs w:val="16"/>
              </w:rPr>
              <w:t xml:space="preserve"> </w:t>
            </w:r>
          </w:p>
          <w:p w14:paraId="2519DB2D" w14:textId="4F294018" w:rsidR="005F02BA" w:rsidRPr="00740AFA" w:rsidRDefault="005F02BA" w:rsidP="004A6B0F">
            <w:pPr>
              <w:rPr>
                <w:sz w:val="16"/>
                <w:szCs w:val="16"/>
              </w:rPr>
            </w:pPr>
          </w:p>
        </w:tc>
        <w:tc>
          <w:tcPr>
            <w:tcW w:w="2146" w:type="dxa"/>
          </w:tcPr>
          <w:p w14:paraId="4A5466DD" w14:textId="22FB0C92" w:rsidR="005B727E" w:rsidRDefault="005B727E" w:rsidP="00002A0F">
            <w:pPr>
              <w:rPr>
                <w:sz w:val="16"/>
                <w:szCs w:val="16"/>
              </w:rPr>
            </w:pPr>
            <w:r>
              <w:rPr>
                <w:sz w:val="16"/>
                <w:szCs w:val="16"/>
              </w:rPr>
              <w:t>For each match:</w:t>
            </w:r>
          </w:p>
          <w:p w14:paraId="0AE468CE" w14:textId="3170AAC7" w:rsidR="003A4667" w:rsidRDefault="005B727E" w:rsidP="00002A0F">
            <w:pPr>
              <w:rPr>
                <w:sz w:val="16"/>
                <w:szCs w:val="16"/>
              </w:rPr>
            </w:pPr>
            <w:r>
              <w:rPr>
                <w:sz w:val="16"/>
                <w:szCs w:val="16"/>
              </w:rPr>
              <w:t>Handle, Value</w:t>
            </w:r>
          </w:p>
          <w:p w14:paraId="6BFA155A" w14:textId="141E002E" w:rsidR="005B727E" w:rsidRPr="00740AFA" w:rsidRDefault="005B727E" w:rsidP="00002A0F">
            <w:pPr>
              <w:rPr>
                <w:sz w:val="16"/>
                <w:szCs w:val="16"/>
              </w:rPr>
            </w:pPr>
            <w:r>
              <w:rPr>
                <w:sz w:val="16"/>
                <w:szCs w:val="16"/>
              </w:rPr>
              <w:t>Handle of last Attribute in Group</w:t>
            </w:r>
          </w:p>
        </w:tc>
      </w:tr>
      <w:tr w:rsidR="00131991" w14:paraId="04CC5BA6" w14:textId="77777777" w:rsidTr="004135DB">
        <w:tc>
          <w:tcPr>
            <w:tcW w:w="1017" w:type="dxa"/>
          </w:tcPr>
          <w:p w14:paraId="4626E0BC" w14:textId="77777777" w:rsidR="00131991" w:rsidRDefault="00131991" w:rsidP="003A4667">
            <w:pPr>
              <w:jc w:val="center"/>
              <w:rPr>
                <w:sz w:val="16"/>
                <w:szCs w:val="16"/>
              </w:rPr>
            </w:pPr>
            <w:r w:rsidRPr="00740AFA">
              <w:rPr>
                <w:sz w:val="16"/>
                <w:szCs w:val="16"/>
              </w:rPr>
              <w:t>3.4.5.1</w:t>
            </w:r>
          </w:p>
          <w:p w14:paraId="70E7984A" w14:textId="39D4871A" w:rsidR="004F484B" w:rsidRPr="00740AFA" w:rsidRDefault="004F484B" w:rsidP="003A4667">
            <w:pPr>
              <w:jc w:val="center"/>
              <w:rPr>
                <w:sz w:val="16"/>
                <w:szCs w:val="16"/>
              </w:rPr>
            </w:pPr>
            <w:r>
              <w:rPr>
                <w:sz w:val="16"/>
                <w:szCs w:val="16"/>
              </w:rPr>
              <w:fldChar w:fldCharType="begin"/>
            </w:r>
            <w:r>
              <w:rPr>
                <w:sz w:val="16"/>
                <w:szCs w:val="16"/>
              </w:rPr>
              <w:instrText xml:space="preserve"> REF _Ref526078306 \n \h </w:instrText>
            </w:r>
            <w:r>
              <w:rPr>
                <w:sz w:val="16"/>
                <w:szCs w:val="16"/>
              </w:rPr>
            </w:r>
            <w:r>
              <w:rPr>
                <w:sz w:val="16"/>
                <w:szCs w:val="16"/>
              </w:rPr>
              <w:fldChar w:fldCharType="separate"/>
            </w:r>
            <w:r w:rsidR="003D4FE3">
              <w:rPr>
                <w:sz w:val="16"/>
                <w:szCs w:val="16"/>
              </w:rPr>
              <w:t xml:space="preserve">4D.4.3 </w:t>
            </w:r>
            <w:r>
              <w:rPr>
                <w:sz w:val="16"/>
                <w:szCs w:val="16"/>
              </w:rPr>
              <w:fldChar w:fldCharType="end"/>
            </w:r>
          </w:p>
        </w:tc>
        <w:tc>
          <w:tcPr>
            <w:tcW w:w="1760" w:type="dxa"/>
          </w:tcPr>
          <w:p w14:paraId="7FCA3FDF" w14:textId="779188FF" w:rsidR="00131991" w:rsidRPr="00740AFA" w:rsidRDefault="00131991" w:rsidP="00BC5E5B">
            <w:pPr>
              <w:rPr>
                <w:sz w:val="16"/>
                <w:szCs w:val="16"/>
              </w:rPr>
            </w:pPr>
            <w:r w:rsidRPr="00740AFA">
              <w:rPr>
                <w:sz w:val="16"/>
                <w:szCs w:val="16"/>
              </w:rPr>
              <w:t xml:space="preserve">Write </w:t>
            </w:r>
          </w:p>
        </w:tc>
        <w:tc>
          <w:tcPr>
            <w:tcW w:w="2061" w:type="dxa"/>
          </w:tcPr>
          <w:p w14:paraId="0D014AEC" w14:textId="6B7F4A08" w:rsidR="00131991" w:rsidRPr="00740AFA" w:rsidRDefault="00131991" w:rsidP="00002A0F">
            <w:pPr>
              <w:rPr>
                <w:sz w:val="16"/>
                <w:szCs w:val="16"/>
              </w:rPr>
            </w:pPr>
            <w:r w:rsidRPr="00740AFA">
              <w:rPr>
                <w:sz w:val="16"/>
                <w:szCs w:val="16"/>
              </w:rPr>
              <w:t>Handle, Value</w:t>
            </w:r>
          </w:p>
        </w:tc>
        <w:tc>
          <w:tcPr>
            <w:tcW w:w="4616" w:type="dxa"/>
            <w:gridSpan w:val="3"/>
          </w:tcPr>
          <w:p w14:paraId="7C8B3DBC" w14:textId="2C6AE15D" w:rsidR="00131991" w:rsidRPr="00740AFA" w:rsidRDefault="00131991" w:rsidP="00002A0F">
            <w:pPr>
              <w:rPr>
                <w:sz w:val="16"/>
                <w:szCs w:val="16"/>
              </w:rPr>
            </w:pPr>
            <w:r>
              <w:rPr>
                <w:sz w:val="16"/>
                <w:szCs w:val="16"/>
              </w:rPr>
              <w:t>There is no Server response to a Write.</w:t>
            </w:r>
          </w:p>
        </w:tc>
      </w:tr>
      <w:tr w:rsidR="00BC5E5B" w14:paraId="6F2F93DF" w14:textId="77777777" w:rsidTr="00711673">
        <w:tc>
          <w:tcPr>
            <w:tcW w:w="1017" w:type="dxa"/>
          </w:tcPr>
          <w:p w14:paraId="4DAFBB6A" w14:textId="77777777" w:rsidR="004A6B0F" w:rsidRDefault="004A6B0F" w:rsidP="003A4667">
            <w:pPr>
              <w:jc w:val="center"/>
              <w:rPr>
                <w:sz w:val="16"/>
                <w:szCs w:val="16"/>
              </w:rPr>
            </w:pPr>
            <w:r w:rsidRPr="00740AFA">
              <w:rPr>
                <w:sz w:val="16"/>
                <w:szCs w:val="16"/>
              </w:rPr>
              <w:t>3.4.5.3</w:t>
            </w:r>
          </w:p>
          <w:p w14:paraId="49CB3151" w14:textId="766ED469" w:rsidR="00937535" w:rsidRPr="00740AFA" w:rsidRDefault="004F484B" w:rsidP="003A4667">
            <w:pPr>
              <w:jc w:val="center"/>
              <w:rPr>
                <w:sz w:val="16"/>
                <w:szCs w:val="16"/>
              </w:rPr>
            </w:pPr>
            <w:r>
              <w:rPr>
                <w:sz w:val="16"/>
                <w:szCs w:val="16"/>
                <w:highlight w:val="yellow"/>
              </w:rPr>
              <w:fldChar w:fldCharType="begin"/>
            </w:r>
            <w:r>
              <w:rPr>
                <w:sz w:val="16"/>
                <w:szCs w:val="16"/>
              </w:rPr>
              <w:instrText xml:space="preserve"> REF _Ref526078306 \n \h </w:instrText>
            </w:r>
            <w:r>
              <w:rPr>
                <w:sz w:val="16"/>
                <w:szCs w:val="16"/>
                <w:highlight w:val="yellow"/>
              </w:rPr>
            </w:r>
            <w:r>
              <w:rPr>
                <w:sz w:val="16"/>
                <w:szCs w:val="16"/>
                <w:highlight w:val="yellow"/>
              </w:rPr>
              <w:fldChar w:fldCharType="separate"/>
            </w:r>
            <w:r w:rsidR="003D4FE3">
              <w:rPr>
                <w:sz w:val="16"/>
                <w:szCs w:val="16"/>
              </w:rPr>
              <w:t xml:space="preserve">4D.4.3 </w:t>
            </w:r>
            <w:r>
              <w:rPr>
                <w:sz w:val="16"/>
                <w:szCs w:val="16"/>
                <w:highlight w:val="yellow"/>
              </w:rPr>
              <w:fldChar w:fldCharType="end"/>
            </w:r>
          </w:p>
        </w:tc>
        <w:tc>
          <w:tcPr>
            <w:tcW w:w="1760" w:type="dxa"/>
          </w:tcPr>
          <w:p w14:paraId="132FD4C2" w14:textId="483D70E5" w:rsidR="003A4667" w:rsidRPr="00740AFA" w:rsidRDefault="003A4667" w:rsidP="004A6B0F">
            <w:pPr>
              <w:rPr>
                <w:sz w:val="16"/>
                <w:szCs w:val="16"/>
              </w:rPr>
            </w:pPr>
            <w:r w:rsidRPr="00740AFA">
              <w:rPr>
                <w:sz w:val="16"/>
                <w:szCs w:val="16"/>
              </w:rPr>
              <w:t>Write Command</w:t>
            </w:r>
            <w:r w:rsidR="00A0780A" w:rsidRPr="00740AFA">
              <w:rPr>
                <w:sz w:val="16"/>
                <w:szCs w:val="16"/>
              </w:rPr>
              <w:t xml:space="preserve"> </w:t>
            </w:r>
          </w:p>
        </w:tc>
        <w:tc>
          <w:tcPr>
            <w:tcW w:w="2061" w:type="dxa"/>
          </w:tcPr>
          <w:p w14:paraId="2D01D245" w14:textId="583EDD9C" w:rsidR="003A4667" w:rsidRPr="00740AFA" w:rsidRDefault="003A4667" w:rsidP="00A0780A">
            <w:pPr>
              <w:rPr>
                <w:sz w:val="16"/>
                <w:szCs w:val="16"/>
              </w:rPr>
            </w:pPr>
            <w:r w:rsidRPr="00740AFA">
              <w:rPr>
                <w:sz w:val="16"/>
                <w:szCs w:val="16"/>
              </w:rPr>
              <w:t>Handle, Value</w:t>
            </w:r>
            <w:r w:rsidR="00A0780A" w:rsidRPr="00740AFA">
              <w:rPr>
                <w:sz w:val="16"/>
                <w:szCs w:val="16"/>
              </w:rPr>
              <w:t xml:space="preserve"> </w:t>
            </w:r>
          </w:p>
        </w:tc>
        <w:tc>
          <w:tcPr>
            <w:tcW w:w="889" w:type="dxa"/>
          </w:tcPr>
          <w:p w14:paraId="4D19B680" w14:textId="77777777" w:rsidR="004A6B0F" w:rsidRDefault="004A6B0F" w:rsidP="008638EB">
            <w:pPr>
              <w:jc w:val="center"/>
              <w:rPr>
                <w:sz w:val="16"/>
                <w:szCs w:val="16"/>
              </w:rPr>
            </w:pPr>
            <w:r w:rsidRPr="00740AFA">
              <w:rPr>
                <w:sz w:val="16"/>
                <w:szCs w:val="16"/>
              </w:rPr>
              <w:t>3.4.5.2</w:t>
            </w:r>
          </w:p>
          <w:p w14:paraId="6D68F08A" w14:textId="0546EB9C" w:rsidR="00BD3436" w:rsidRPr="00740AFA" w:rsidRDefault="00BD3436" w:rsidP="008638EB">
            <w:pPr>
              <w:jc w:val="center"/>
              <w:rPr>
                <w:sz w:val="16"/>
                <w:szCs w:val="16"/>
              </w:rPr>
            </w:pPr>
            <w:r>
              <w:rPr>
                <w:sz w:val="16"/>
                <w:szCs w:val="16"/>
              </w:rPr>
              <w:t>4A</w:t>
            </w:r>
          </w:p>
        </w:tc>
        <w:tc>
          <w:tcPr>
            <w:tcW w:w="1581" w:type="dxa"/>
          </w:tcPr>
          <w:p w14:paraId="39EC78F5" w14:textId="701DA632" w:rsidR="003A4667" w:rsidRPr="00740AFA" w:rsidRDefault="003A4667" w:rsidP="004A6B0F">
            <w:pPr>
              <w:rPr>
                <w:sz w:val="16"/>
                <w:szCs w:val="16"/>
              </w:rPr>
            </w:pPr>
            <w:r w:rsidRPr="00740AFA">
              <w:rPr>
                <w:sz w:val="16"/>
                <w:szCs w:val="16"/>
              </w:rPr>
              <w:t>Write Response</w:t>
            </w:r>
            <w:r w:rsidR="00A0780A" w:rsidRPr="00740AFA">
              <w:rPr>
                <w:sz w:val="16"/>
                <w:szCs w:val="16"/>
              </w:rPr>
              <w:t xml:space="preserve"> </w:t>
            </w:r>
          </w:p>
        </w:tc>
        <w:tc>
          <w:tcPr>
            <w:tcW w:w="2146" w:type="dxa"/>
          </w:tcPr>
          <w:p w14:paraId="1F60DEEE" w14:textId="77777777" w:rsidR="003A4667" w:rsidRDefault="00F13E55" w:rsidP="00002A0F">
            <w:pPr>
              <w:rPr>
                <w:sz w:val="16"/>
                <w:szCs w:val="16"/>
              </w:rPr>
            </w:pPr>
            <w:r>
              <w:rPr>
                <w:sz w:val="16"/>
                <w:szCs w:val="16"/>
              </w:rPr>
              <w:t>Response code</w:t>
            </w:r>
            <w:r w:rsidR="00EB3A3E">
              <w:rPr>
                <w:sz w:val="16"/>
                <w:szCs w:val="16"/>
              </w:rPr>
              <w:t xml:space="preserve"> 0x1E</w:t>
            </w:r>
          </w:p>
          <w:p w14:paraId="794A7315" w14:textId="77777777" w:rsidR="00062571" w:rsidRDefault="00062571" w:rsidP="00002A0F">
            <w:pPr>
              <w:rPr>
                <w:sz w:val="16"/>
                <w:szCs w:val="16"/>
              </w:rPr>
            </w:pPr>
            <w:r>
              <w:rPr>
                <w:sz w:val="16"/>
                <w:szCs w:val="16"/>
              </w:rPr>
              <w:t>Or</w:t>
            </w:r>
          </w:p>
          <w:p w14:paraId="3FE92B51" w14:textId="3D423EC5" w:rsidR="00062571" w:rsidRPr="00740AFA" w:rsidRDefault="00062571" w:rsidP="00002A0F">
            <w:pPr>
              <w:rPr>
                <w:sz w:val="16"/>
                <w:szCs w:val="16"/>
              </w:rPr>
            </w:pPr>
            <w:r>
              <w:rPr>
                <w:sz w:val="16"/>
                <w:szCs w:val="16"/>
              </w:rPr>
              <w:t>Error Response</w:t>
            </w:r>
          </w:p>
        </w:tc>
      </w:tr>
      <w:tr w:rsidR="00A779F1" w14:paraId="1E697602" w14:textId="77777777" w:rsidTr="00711673">
        <w:tc>
          <w:tcPr>
            <w:tcW w:w="1017" w:type="dxa"/>
          </w:tcPr>
          <w:p w14:paraId="02BDB980" w14:textId="77777777" w:rsidR="00A779F1" w:rsidRDefault="00A779F1" w:rsidP="00A779F1">
            <w:pPr>
              <w:jc w:val="center"/>
              <w:rPr>
                <w:sz w:val="16"/>
                <w:szCs w:val="16"/>
              </w:rPr>
            </w:pPr>
            <w:r w:rsidRPr="00740AFA">
              <w:rPr>
                <w:sz w:val="16"/>
                <w:szCs w:val="16"/>
              </w:rPr>
              <w:t>3.4.5.4</w:t>
            </w:r>
          </w:p>
          <w:p w14:paraId="7FDE666E" w14:textId="065C7816" w:rsidR="00A779F1" w:rsidRPr="00740AFA" w:rsidRDefault="00A779F1" w:rsidP="00A779F1">
            <w:pPr>
              <w:jc w:val="center"/>
              <w:rPr>
                <w:sz w:val="16"/>
                <w:szCs w:val="16"/>
              </w:rPr>
            </w:pPr>
            <w:r>
              <w:rPr>
                <w:sz w:val="16"/>
                <w:szCs w:val="16"/>
              </w:rPr>
              <w:t>N/A</w:t>
            </w:r>
          </w:p>
        </w:tc>
        <w:tc>
          <w:tcPr>
            <w:tcW w:w="1760" w:type="dxa"/>
          </w:tcPr>
          <w:p w14:paraId="120C8991" w14:textId="508808CC" w:rsidR="00A779F1" w:rsidRPr="00740AFA" w:rsidRDefault="00A779F1" w:rsidP="00A779F1">
            <w:pPr>
              <w:rPr>
                <w:sz w:val="16"/>
                <w:szCs w:val="16"/>
              </w:rPr>
            </w:pPr>
            <w:r w:rsidRPr="00740AFA">
              <w:rPr>
                <w:sz w:val="16"/>
                <w:szCs w:val="16"/>
              </w:rPr>
              <w:t xml:space="preserve">Signed Write Command </w:t>
            </w:r>
          </w:p>
        </w:tc>
        <w:tc>
          <w:tcPr>
            <w:tcW w:w="2061" w:type="dxa"/>
          </w:tcPr>
          <w:p w14:paraId="0606400B" w14:textId="0DC650BB" w:rsidR="00A779F1" w:rsidRPr="00740AFA" w:rsidRDefault="00A779F1" w:rsidP="00A779F1">
            <w:pPr>
              <w:rPr>
                <w:sz w:val="16"/>
                <w:szCs w:val="16"/>
              </w:rPr>
            </w:pPr>
            <w:r w:rsidRPr="00740AFA">
              <w:rPr>
                <w:sz w:val="16"/>
                <w:szCs w:val="16"/>
              </w:rPr>
              <w:t>Handle, Value, Signature</w:t>
            </w:r>
          </w:p>
        </w:tc>
        <w:tc>
          <w:tcPr>
            <w:tcW w:w="889" w:type="dxa"/>
          </w:tcPr>
          <w:p w14:paraId="20B541FD" w14:textId="77777777" w:rsidR="00A779F1" w:rsidRDefault="00A779F1" w:rsidP="00A779F1">
            <w:pPr>
              <w:jc w:val="center"/>
              <w:rPr>
                <w:sz w:val="16"/>
                <w:szCs w:val="16"/>
              </w:rPr>
            </w:pPr>
            <w:r w:rsidRPr="00740AFA">
              <w:rPr>
                <w:sz w:val="16"/>
                <w:szCs w:val="16"/>
              </w:rPr>
              <w:t>3.4.5.2</w:t>
            </w:r>
          </w:p>
          <w:p w14:paraId="38D39A99" w14:textId="64B15BE0" w:rsidR="00A779F1" w:rsidRPr="00740AFA" w:rsidRDefault="00A779F1" w:rsidP="00A779F1">
            <w:pPr>
              <w:jc w:val="center"/>
              <w:rPr>
                <w:sz w:val="16"/>
                <w:szCs w:val="16"/>
              </w:rPr>
            </w:pPr>
            <w:r>
              <w:rPr>
                <w:sz w:val="16"/>
                <w:szCs w:val="16"/>
              </w:rPr>
              <w:t>4A</w:t>
            </w:r>
          </w:p>
        </w:tc>
        <w:tc>
          <w:tcPr>
            <w:tcW w:w="1581" w:type="dxa"/>
          </w:tcPr>
          <w:p w14:paraId="28DEA6B1" w14:textId="031E9FD5" w:rsidR="00A779F1" w:rsidRPr="00740AFA" w:rsidRDefault="00A779F1" w:rsidP="00A779F1">
            <w:pPr>
              <w:rPr>
                <w:sz w:val="16"/>
                <w:szCs w:val="16"/>
              </w:rPr>
            </w:pPr>
            <w:r w:rsidRPr="00740AFA">
              <w:rPr>
                <w:sz w:val="16"/>
                <w:szCs w:val="16"/>
              </w:rPr>
              <w:t xml:space="preserve">Write Response </w:t>
            </w:r>
          </w:p>
        </w:tc>
        <w:tc>
          <w:tcPr>
            <w:tcW w:w="2146" w:type="dxa"/>
          </w:tcPr>
          <w:p w14:paraId="428C6279" w14:textId="77777777" w:rsidR="00A779F1" w:rsidRDefault="00A779F1" w:rsidP="00A779F1">
            <w:pPr>
              <w:rPr>
                <w:sz w:val="16"/>
                <w:szCs w:val="16"/>
              </w:rPr>
            </w:pPr>
            <w:r>
              <w:rPr>
                <w:sz w:val="16"/>
                <w:szCs w:val="16"/>
              </w:rPr>
              <w:t>Response code 0x1E</w:t>
            </w:r>
          </w:p>
          <w:p w14:paraId="62463FD3" w14:textId="77777777" w:rsidR="00A779F1" w:rsidRDefault="00A779F1" w:rsidP="00A779F1">
            <w:pPr>
              <w:rPr>
                <w:sz w:val="16"/>
                <w:szCs w:val="16"/>
              </w:rPr>
            </w:pPr>
            <w:r>
              <w:rPr>
                <w:sz w:val="16"/>
                <w:szCs w:val="16"/>
              </w:rPr>
              <w:t>Or</w:t>
            </w:r>
          </w:p>
          <w:p w14:paraId="00AD963E" w14:textId="3C0B67B5" w:rsidR="00A779F1" w:rsidRPr="00740AFA" w:rsidRDefault="00A779F1" w:rsidP="00A779F1">
            <w:pPr>
              <w:rPr>
                <w:sz w:val="16"/>
                <w:szCs w:val="16"/>
              </w:rPr>
            </w:pPr>
            <w:r>
              <w:rPr>
                <w:sz w:val="16"/>
                <w:szCs w:val="16"/>
              </w:rPr>
              <w:t>Error Response</w:t>
            </w:r>
          </w:p>
        </w:tc>
      </w:tr>
      <w:tr w:rsidR="00A779F1" w14:paraId="267EFC1C" w14:textId="77777777" w:rsidTr="00711673">
        <w:tc>
          <w:tcPr>
            <w:tcW w:w="1017" w:type="dxa"/>
          </w:tcPr>
          <w:p w14:paraId="5ED25213" w14:textId="77777777" w:rsidR="00A779F1" w:rsidRDefault="00A779F1" w:rsidP="00A779F1">
            <w:pPr>
              <w:jc w:val="center"/>
              <w:rPr>
                <w:sz w:val="16"/>
                <w:szCs w:val="16"/>
              </w:rPr>
            </w:pPr>
            <w:r w:rsidRPr="00740AFA">
              <w:rPr>
                <w:sz w:val="16"/>
                <w:szCs w:val="16"/>
              </w:rPr>
              <w:t>3.4.6.1</w:t>
            </w:r>
          </w:p>
          <w:p w14:paraId="0F48BCDD" w14:textId="1CBDF3F7" w:rsidR="00A779F1" w:rsidRPr="00740AFA" w:rsidRDefault="00A779F1" w:rsidP="00A779F1">
            <w:pPr>
              <w:jc w:val="center"/>
              <w:rPr>
                <w:sz w:val="16"/>
                <w:szCs w:val="16"/>
              </w:rPr>
            </w:pPr>
            <w:r>
              <w:rPr>
                <w:sz w:val="16"/>
                <w:szCs w:val="16"/>
              </w:rPr>
              <w:t>N/A</w:t>
            </w:r>
          </w:p>
        </w:tc>
        <w:tc>
          <w:tcPr>
            <w:tcW w:w="1760" w:type="dxa"/>
          </w:tcPr>
          <w:p w14:paraId="74821EA8" w14:textId="25418C7C" w:rsidR="00A779F1" w:rsidRPr="00740AFA" w:rsidRDefault="00A779F1" w:rsidP="00A779F1">
            <w:pPr>
              <w:rPr>
                <w:sz w:val="16"/>
                <w:szCs w:val="16"/>
              </w:rPr>
            </w:pPr>
            <w:r w:rsidRPr="00740AFA">
              <w:rPr>
                <w:sz w:val="16"/>
                <w:szCs w:val="16"/>
              </w:rPr>
              <w:t xml:space="preserve">Prepare Write </w:t>
            </w:r>
          </w:p>
        </w:tc>
        <w:tc>
          <w:tcPr>
            <w:tcW w:w="2061" w:type="dxa"/>
          </w:tcPr>
          <w:p w14:paraId="19D6DFF8" w14:textId="77777777" w:rsidR="00A779F1" w:rsidRDefault="00A779F1" w:rsidP="00A779F1">
            <w:pPr>
              <w:rPr>
                <w:sz w:val="16"/>
                <w:szCs w:val="16"/>
              </w:rPr>
            </w:pPr>
            <w:r>
              <w:rPr>
                <w:sz w:val="16"/>
                <w:szCs w:val="16"/>
              </w:rPr>
              <w:t>Handle</w:t>
            </w:r>
          </w:p>
          <w:p w14:paraId="31322988" w14:textId="77777777" w:rsidR="00A779F1" w:rsidRDefault="00A779F1" w:rsidP="00A779F1">
            <w:pPr>
              <w:rPr>
                <w:sz w:val="16"/>
                <w:szCs w:val="16"/>
              </w:rPr>
            </w:pPr>
            <w:r>
              <w:rPr>
                <w:sz w:val="16"/>
                <w:szCs w:val="16"/>
              </w:rPr>
              <w:t>Offset</w:t>
            </w:r>
          </w:p>
          <w:p w14:paraId="3EDF11F6" w14:textId="20E5ECDA" w:rsidR="00A779F1" w:rsidRPr="00740AFA" w:rsidRDefault="00A779F1" w:rsidP="00A779F1">
            <w:pPr>
              <w:rPr>
                <w:sz w:val="16"/>
                <w:szCs w:val="16"/>
              </w:rPr>
            </w:pPr>
            <w:r>
              <w:rPr>
                <w:sz w:val="16"/>
                <w:szCs w:val="16"/>
              </w:rPr>
              <w:t>Value</w:t>
            </w:r>
          </w:p>
        </w:tc>
        <w:tc>
          <w:tcPr>
            <w:tcW w:w="889" w:type="dxa"/>
          </w:tcPr>
          <w:p w14:paraId="52DE9FEC" w14:textId="77777777" w:rsidR="00A779F1" w:rsidRDefault="00A779F1" w:rsidP="00A779F1">
            <w:pPr>
              <w:jc w:val="center"/>
              <w:rPr>
                <w:sz w:val="16"/>
                <w:szCs w:val="16"/>
              </w:rPr>
            </w:pPr>
            <w:r w:rsidRPr="00740AFA">
              <w:rPr>
                <w:sz w:val="16"/>
                <w:szCs w:val="16"/>
              </w:rPr>
              <w:t>3.4.6.2</w:t>
            </w:r>
          </w:p>
          <w:p w14:paraId="6434B837" w14:textId="41A9FA46" w:rsidR="00A779F1" w:rsidRPr="00740AFA" w:rsidRDefault="00A779F1" w:rsidP="00A779F1">
            <w:pPr>
              <w:jc w:val="center"/>
              <w:rPr>
                <w:sz w:val="16"/>
                <w:szCs w:val="16"/>
              </w:rPr>
            </w:pPr>
            <w:r>
              <w:rPr>
                <w:sz w:val="16"/>
                <w:szCs w:val="16"/>
              </w:rPr>
              <w:t>N/A</w:t>
            </w:r>
          </w:p>
        </w:tc>
        <w:tc>
          <w:tcPr>
            <w:tcW w:w="1581" w:type="dxa"/>
          </w:tcPr>
          <w:p w14:paraId="0EC0D8D2" w14:textId="45BC174E" w:rsidR="00A779F1" w:rsidRPr="00740AFA" w:rsidRDefault="00A779F1" w:rsidP="00A779F1">
            <w:pPr>
              <w:rPr>
                <w:sz w:val="16"/>
                <w:szCs w:val="16"/>
              </w:rPr>
            </w:pPr>
            <w:r w:rsidRPr="00740AFA">
              <w:rPr>
                <w:sz w:val="16"/>
                <w:szCs w:val="16"/>
              </w:rPr>
              <w:t xml:space="preserve">Prepare Write Response </w:t>
            </w:r>
          </w:p>
        </w:tc>
        <w:tc>
          <w:tcPr>
            <w:tcW w:w="2146" w:type="dxa"/>
          </w:tcPr>
          <w:p w14:paraId="2FBC1F2B" w14:textId="77777777" w:rsidR="00A779F1" w:rsidRDefault="00A779F1" w:rsidP="00A779F1">
            <w:pPr>
              <w:rPr>
                <w:sz w:val="16"/>
                <w:szCs w:val="16"/>
              </w:rPr>
            </w:pPr>
            <w:r>
              <w:rPr>
                <w:sz w:val="16"/>
                <w:szCs w:val="16"/>
              </w:rPr>
              <w:t>Handle</w:t>
            </w:r>
          </w:p>
          <w:p w14:paraId="4B0B4B5C" w14:textId="77777777" w:rsidR="00A779F1" w:rsidRDefault="00A779F1" w:rsidP="00A779F1">
            <w:pPr>
              <w:rPr>
                <w:sz w:val="16"/>
                <w:szCs w:val="16"/>
              </w:rPr>
            </w:pPr>
            <w:r>
              <w:rPr>
                <w:sz w:val="16"/>
                <w:szCs w:val="16"/>
              </w:rPr>
              <w:t>Offset</w:t>
            </w:r>
          </w:p>
          <w:p w14:paraId="174AAA96" w14:textId="20D3C343" w:rsidR="00A779F1" w:rsidRPr="00740AFA" w:rsidRDefault="00A779F1" w:rsidP="00A779F1">
            <w:pPr>
              <w:rPr>
                <w:sz w:val="16"/>
                <w:szCs w:val="16"/>
              </w:rPr>
            </w:pPr>
            <w:r>
              <w:rPr>
                <w:sz w:val="16"/>
                <w:szCs w:val="16"/>
              </w:rPr>
              <w:t>Value</w:t>
            </w:r>
          </w:p>
        </w:tc>
      </w:tr>
      <w:tr w:rsidR="00A779F1" w14:paraId="6D24F5F0" w14:textId="77777777" w:rsidTr="00711673">
        <w:tc>
          <w:tcPr>
            <w:tcW w:w="1017" w:type="dxa"/>
          </w:tcPr>
          <w:p w14:paraId="5C1AE1D6" w14:textId="77777777" w:rsidR="00A779F1" w:rsidRDefault="00A779F1" w:rsidP="00A779F1">
            <w:pPr>
              <w:jc w:val="center"/>
              <w:rPr>
                <w:sz w:val="16"/>
                <w:szCs w:val="16"/>
              </w:rPr>
            </w:pPr>
            <w:r w:rsidRPr="00740AFA">
              <w:rPr>
                <w:sz w:val="16"/>
                <w:szCs w:val="16"/>
              </w:rPr>
              <w:t>3.4.6.3</w:t>
            </w:r>
          </w:p>
          <w:p w14:paraId="5C12A451" w14:textId="788E20C6" w:rsidR="00A779F1" w:rsidRPr="00740AFA" w:rsidRDefault="00A779F1" w:rsidP="00A779F1">
            <w:pPr>
              <w:jc w:val="center"/>
              <w:rPr>
                <w:sz w:val="16"/>
                <w:szCs w:val="16"/>
              </w:rPr>
            </w:pPr>
            <w:r>
              <w:rPr>
                <w:sz w:val="16"/>
                <w:szCs w:val="16"/>
              </w:rPr>
              <w:t>N/A</w:t>
            </w:r>
          </w:p>
        </w:tc>
        <w:tc>
          <w:tcPr>
            <w:tcW w:w="1760" w:type="dxa"/>
          </w:tcPr>
          <w:p w14:paraId="52368FFE" w14:textId="34AA6736" w:rsidR="00A779F1" w:rsidRPr="00740AFA" w:rsidRDefault="00A779F1" w:rsidP="00A779F1">
            <w:pPr>
              <w:rPr>
                <w:sz w:val="16"/>
                <w:szCs w:val="16"/>
              </w:rPr>
            </w:pPr>
            <w:r w:rsidRPr="00740AFA">
              <w:rPr>
                <w:sz w:val="16"/>
                <w:szCs w:val="16"/>
              </w:rPr>
              <w:t>Execute Write</w:t>
            </w:r>
          </w:p>
        </w:tc>
        <w:tc>
          <w:tcPr>
            <w:tcW w:w="2061" w:type="dxa"/>
          </w:tcPr>
          <w:p w14:paraId="123ED194" w14:textId="76F6A49F" w:rsidR="00A779F1" w:rsidRPr="00740AFA" w:rsidRDefault="00A779F1" w:rsidP="00A779F1">
            <w:pPr>
              <w:rPr>
                <w:sz w:val="16"/>
                <w:szCs w:val="16"/>
              </w:rPr>
            </w:pPr>
            <w:r>
              <w:rPr>
                <w:sz w:val="16"/>
                <w:szCs w:val="16"/>
              </w:rPr>
              <w:t>Flags (0-cancel, 1-write)</w:t>
            </w:r>
          </w:p>
        </w:tc>
        <w:tc>
          <w:tcPr>
            <w:tcW w:w="889" w:type="dxa"/>
          </w:tcPr>
          <w:p w14:paraId="1ED5C064" w14:textId="77777777" w:rsidR="00A779F1" w:rsidRDefault="00A779F1" w:rsidP="00A779F1">
            <w:pPr>
              <w:jc w:val="center"/>
              <w:rPr>
                <w:sz w:val="16"/>
                <w:szCs w:val="16"/>
              </w:rPr>
            </w:pPr>
            <w:r w:rsidRPr="00740AFA">
              <w:rPr>
                <w:sz w:val="16"/>
                <w:szCs w:val="16"/>
              </w:rPr>
              <w:t>3.4.6.4</w:t>
            </w:r>
          </w:p>
          <w:p w14:paraId="77113F37" w14:textId="0942816A" w:rsidR="00A779F1" w:rsidRPr="00740AFA" w:rsidRDefault="00A779F1" w:rsidP="00A779F1">
            <w:pPr>
              <w:jc w:val="center"/>
              <w:rPr>
                <w:sz w:val="16"/>
                <w:szCs w:val="16"/>
              </w:rPr>
            </w:pPr>
            <w:r>
              <w:rPr>
                <w:sz w:val="16"/>
                <w:szCs w:val="16"/>
              </w:rPr>
              <w:t>N/A</w:t>
            </w:r>
          </w:p>
        </w:tc>
        <w:tc>
          <w:tcPr>
            <w:tcW w:w="1581" w:type="dxa"/>
          </w:tcPr>
          <w:p w14:paraId="0EFAC720" w14:textId="34491F24" w:rsidR="00A779F1" w:rsidRPr="00740AFA" w:rsidRDefault="00A779F1" w:rsidP="00A779F1">
            <w:pPr>
              <w:rPr>
                <w:sz w:val="16"/>
                <w:szCs w:val="16"/>
              </w:rPr>
            </w:pPr>
            <w:r w:rsidRPr="00740AFA">
              <w:rPr>
                <w:sz w:val="16"/>
                <w:szCs w:val="16"/>
              </w:rPr>
              <w:t xml:space="preserve">Execute Write Response </w:t>
            </w:r>
          </w:p>
        </w:tc>
        <w:tc>
          <w:tcPr>
            <w:tcW w:w="2146" w:type="dxa"/>
          </w:tcPr>
          <w:p w14:paraId="4C51861D" w14:textId="77777777" w:rsidR="00A779F1" w:rsidRDefault="00A779F1" w:rsidP="00A779F1">
            <w:pPr>
              <w:rPr>
                <w:sz w:val="16"/>
                <w:szCs w:val="16"/>
              </w:rPr>
            </w:pPr>
            <w:r>
              <w:rPr>
                <w:sz w:val="16"/>
                <w:szCs w:val="16"/>
              </w:rPr>
              <w:t>Response code 0x19</w:t>
            </w:r>
          </w:p>
          <w:p w14:paraId="6E92D3B5" w14:textId="77777777" w:rsidR="00A779F1" w:rsidRDefault="00A779F1" w:rsidP="00A779F1">
            <w:pPr>
              <w:rPr>
                <w:sz w:val="16"/>
                <w:szCs w:val="16"/>
              </w:rPr>
            </w:pPr>
            <w:r>
              <w:rPr>
                <w:sz w:val="16"/>
                <w:szCs w:val="16"/>
              </w:rPr>
              <w:t>Or</w:t>
            </w:r>
          </w:p>
          <w:p w14:paraId="45B5DE7B" w14:textId="11D0CA68" w:rsidR="00A779F1" w:rsidRPr="00740AFA" w:rsidRDefault="00A779F1" w:rsidP="00A779F1">
            <w:pPr>
              <w:rPr>
                <w:sz w:val="16"/>
                <w:szCs w:val="16"/>
              </w:rPr>
            </w:pPr>
            <w:r>
              <w:rPr>
                <w:sz w:val="16"/>
                <w:szCs w:val="16"/>
              </w:rPr>
              <w:t>Error Response</w:t>
            </w:r>
          </w:p>
        </w:tc>
      </w:tr>
      <w:tr w:rsidR="00A779F1" w14:paraId="0EC90A44" w14:textId="77777777" w:rsidTr="004135DB">
        <w:tc>
          <w:tcPr>
            <w:tcW w:w="1017" w:type="dxa"/>
          </w:tcPr>
          <w:p w14:paraId="7DDBC46A" w14:textId="77777777" w:rsidR="00A779F1" w:rsidRDefault="00A779F1" w:rsidP="00A779F1">
            <w:pPr>
              <w:jc w:val="center"/>
              <w:rPr>
                <w:sz w:val="16"/>
                <w:szCs w:val="16"/>
              </w:rPr>
            </w:pPr>
            <w:r w:rsidRPr="00740AFA">
              <w:rPr>
                <w:sz w:val="16"/>
                <w:szCs w:val="16"/>
              </w:rPr>
              <w:t>3.4.7.1</w:t>
            </w:r>
          </w:p>
          <w:p w14:paraId="1A78F04C" w14:textId="7C3AF376" w:rsidR="00A779F1" w:rsidRPr="00740AFA" w:rsidRDefault="00A779F1" w:rsidP="00A779F1">
            <w:pPr>
              <w:jc w:val="center"/>
              <w:rPr>
                <w:sz w:val="16"/>
                <w:szCs w:val="16"/>
              </w:rPr>
            </w:pPr>
            <w:r w:rsidRPr="00740AFA">
              <w:rPr>
                <w:sz w:val="16"/>
                <w:szCs w:val="16"/>
              </w:rPr>
              <w:t>4B</w:t>
            </w:r>
            <w:r>
              <w:rPr>
                <w:sz w:val="16"/>
                <w:szCs w:val="16"/>
              </w:rPr>
              <w:t xml:space="preserve"> </w:t>
            </w:r>
          </w:p>
        </w:tc>
        <w:tc>
          <w:tcPr>
            <w:tcW w:w="1760" w:type="dxa"/>
          </w:tcPr>
          <w:p w14:paraId="2CA75EC4" w14:textId="520162BE" w:rsidR="00A779F1" w:rsidRPr="00740AFA" w:rsidRDefault="00A779F1" w:rsidP="00A779F1">
            <w:pPr>
              <w:rPr>
                <w:sz w:val="16"/>
                <w:szCs w:val="16"/>
              </w:rPr>
            </w:pPr>
            <w:r w:rsidRPr="00740AFA">
              <w:rPr>
                <w:sz w:val="16"/>
                <w:szCs w:val="16"/>
              </w:rPr>
              <w:t xml:space="preserve">Notification </w:t>
            </w:r>
          </w:p>
        </w:tc>
        <w:tc>
          <w:tcPr>
            <w:tcW w:w="2061" w:type="dxa"/>
          </w:tcPr>
          <w:p w14:paraId="2BEB3FCC" w14:textId="69F1ED60" w:rsidR="00A779F1" w:rsidRPr="00740AFA" w:rsidRDefault="00A779F1" w:rsidP="00A779F1">
            <w:pPr>
              <w:rPr>
                <w:sz w:val="16"/>
                <w:szCs w:val="16"/>
              </w:rPr>
            </w:pPr>
            <w:r w:rsidRPr="00740AFA">
              <w:rPr>
                <w:sz w:val="16"/>
                <w:szCs w:val="16"/>
              </w:rPr>
              <w:t>Handle, Value</w:t>
            </w:r>
          </w:p>
        </w:tc>
        <w:tc>
          <w:tcPr>
            <w:tcW w:w="4616" w:type="dxa"/>
            <w:gridSpan w:val="3"/>
          </w:tcPr>
          <w:p w14:paraId="164FCF1B" w14:textId="334E6FD7" w:rsidR="00A779F1" w:rsidRPr="00740AFA" w:rsidRDefault="00131991" w:rsidP="00A779F1">
            <w:pPr>
              <w:rPr>
                <w:sz w:val="16"/>
                <w:szCs w:val="16"/>
              </w:rPr>
            </w:pPr>
            <w:r>
              <w:rPr>
                <w:sz w:val="16"/>
                <w:szCs w:val="16"/>
              </w:rPr>
              <w:t xml:space="preserve">There is no Client response to a Notification, but you can read about what happens on the Client side in </w:t>
            </w:r>
            <w:r>
              <w:rPr>
                <w:sz w:val="16"/>
                <w:szCs w:val="16"/>
              </w:rPr>
              <w:fldChar w:fldCharType="begin"/>
            </w:r>
            <w:r>
              <w:rPr>
                <w:sz w:val="16"/>
                <w:szCs w:val="16"/>
              </w:rPr>
              <w:instrText xml:space="preserve"> REF _Ref526077329 \n \h </w:instrText>
            </w:r>
            <w:r>
              <w:rPr>
                <w:sz w:val="16"/>
                <w:szCs w:val="16"/>
              </w:rPr>
            </w:r>
            <w:r>
              <w:rPr>
                <w:sz w:val="16"/>
                <w:szCs w:val="16"/>
              </w:rPr>
              <w:fldChar w:fldCharType="separate"/>
            </w:r>
            <w:r w:rsidR="003D4FE3">
              <w:rPr>
                <w:sz w:val="16"/>
                <w:szCs w:val="16"/>
              </w:rPr>
              <w:t>0</w:t>
            </w:r>
            <w:r>
              <w:rPr>
                <w:sz w:val="16"/>
                <w:szCs w:val="16"/>
              </w:rPr>
              <w:fldChar w:fldCharType="end"/>
            </w:r>
          </w:p>
        </w:tc>
      </w:tr>
      <w:tr w:rsidR="00A779F1" w14:paraId="1F14586E" w14:textId="77777777" w:rsidTr="00711673">
        <w:tc>
          <w:tcPr>
            <w:tcW w:w="1017" w:type="dxa"/>
          </w:tcPr>
          <w:p w14:paraId="3746765B" w14:textId="77777777" w:rsidR="00A779F1" w:rsidRDefault="00A779F1" w:rsidP="00A779F1">
            <w:pPr>
              <w:jc w:val="center"/>
              <w:rPr>
                <w:sz w:val="16"/>
                <w:szCs w:val="16"/>
              </w:rPr>
            </w:pPr>
            <w:r w:rsidRPr="00740AFA">
              <w:rPr>
                <w:sz w:val="16"/>
                <w:szCs w:val="16"/>
              </w:rPr>
              <w:t>3.4.7.2</w:t>
            </w:r>
          </w:p>
          <w:p w14:paraId="482B32CD" w14:textId="54EC7AA7" w:rsidR="00A779F1" w:rsidRPr="00740AFA" w:rsidRDefault="00A779F1" w:rsidP="00A779F1">
            <w:pPr>
              <w:jc w:val="center"/>
              <w:rPr>
                <w:sz w:val="16"/>
                <w:szCs w:val="16"/>
              </w:rPr>
            </w:pPr>
            <w:r w:rsidRPr="00740AFA">
              <w:rPr>
                <w:sz w:val="16"/>
                <w:szCs w:val="16"/>
              </w:rPr>
              <w:t>4B</w:t>
            </w:r>
          </w:p>
        </w:tc>
        <w:tc>
          <w:tcPr>
            <w:tcW w:w="1760" w:type="dxa"/>
          </w:tcPr>
          <w:p w14:paraId="3C48BBCA" w14:textId="2DFFB32F" w:rsidR="00A779F1" w:rsidRPr="00740AFA" w:rsidRDefault="00A779F1" w:rsidP="00A779F1">
            <w:pPr>
              <w:rPr>
                <w:sz w:val="16"/>
                <w:szCs w:val="16"/>
              </w:rPr>
            </w:pPr>
            <w:r w:rsidRPr="00740AFA">
              <w:rPr>
                <w:sz w:val="16"/>
                <w:szCs w:val="16"/>
              </w:rPr>
              <w:t xml:space="preserve">Indication </w:t>
            </w:r>
          </w:p>
        </w:tc>
        <w:tc>
          <w:tcPr>
            <w:tcW w:w="2061" w:type="dxa"/>
          </w:tcPr>
          <w:p w14:paraId="4D58FBA4" w14:textId="45FBE4A4" w:rsidR="00A779F1" w:rsidRPr="00740AFA" w:rsidRDefault="00A779F1" w:rsidP="00A779F1">
            <w:pPr>
              <w:rPr>
                <w:sz w:val="16"/>
                <w:szCs w:val="16"/>
              </w:rPr>
            </w:pPr>
            <w:r w:rsidRPr="00740AFA">
              <w:rPr>
                <w:sz w:val="16"/>
                <w:szCs w:val="16"/>
              </w:rPr>
              <w:t>Handle, Value</w:t>
            </w:r>
          </w:p>
        </w:tc>
        <w:tc>
          <w:tcPr>
            <w:tcW w:w="889" w:type="dxa"/>
          </w:tcPr>
          <w:p w14:paraId="45965769" w14:textId="77777777" w:rsidR="00A779F1" w:rsidRDefault="00A779F1" w:rsidP="00A779F1">
            <w:pPr>
              <w:jc w:val="center"/>
              <w:rPr>
                <w:sz w:val="16"/>
                <w:szCs w:val="16"/>
              </w:rPr>
            </w:pPr>
            <w:r w:rsidRPr="00740AFA">
              <w:rPr>
                <w:sz w:val="16"/>
                <w:szCs w:val="16"/>
              </w:rPr>
              <w:t>3.4.7.3</w:t>
            </w:r>
          </w:p>
          <w:p w14:paraId="20EC98AA" w14:textId="2A682311" w:rsidR="00A779F1" w:rsidRPr="00740AFA" w:rsidRDefault="00A779F1" w:rsidP="00A779F1">
            <w:pPr>
              <w:jc w:val="center"/>
              <w:rPr>
                <w:sz w:val="16"/>
                <w:szCs w:val="16"/>
              </w:rPr>
            </w:pPr>
            <w:r>
              <w:rPr>
                <w:sz w:val="16"/>
                <w:szCs w:val="16"/>
              </w:rPr>
              <w:fldChar w:fldCharType="begin"/>
            </w:r>
            <w:r>
              <w:rPr>
                <w:sz w:val="16"/>
                <w:szCs w:val="16"/>
              </w:rPr>
              <w:instrText xml:space="preserve"> REF _Ref526077234 \n \h </w:instrText>
            </w:r>
            <w:r>
              <w:rPr>
                <w:sz w:val="16"/>
                <w:szCs w:val="16"/>
              </w:rPr>
            </w:r>
            <w:r>
              <w:rPr>
                <w:sz w:val="16"/>
                <w:szCs w:val="16"/>
              </w:rPr>
              <w:fldChar w:fldCharType="separate"/>
            </w:r>
            <w:r w:rsidR="003D4FE3">
              <w:rPr>
                <w:sz w:val="16"/>
                <w:szCs w:val="16"/>
              </w:rPr>
              <w:t>0</w:t>
            </w:r>
            <w:r>
              <w:rPr>
                <w:sz w:val="16"/>
                <w:szCs w:val="16"/>
              </w:rPr>
              <w:fldChar w:fldCharType="end"/>
            </w:r>
          </w:p>
        </w:tc>
        <w:tc>
          <w:tcPr>
            <w:tcW w:w="1581" w:type="dxa"/>
          </w:tcPr>
          <w:p w14:paraId="69BA9273" w14:textId="427E3CBB" w:rsidR="00A779F1" w:rsidRPr="00740AFA" w:rsidRDefault="00A779F1" w:rsidP="00A779F1">
            <w:pPr>
              <w:rPr>
                <w:sz w:val="16"/>
                <w:szCs w:val="16"/>
              </w:rPr>
            </w:pPr>
            <w:r w:rsidRPr="00740AFA">
              <w:rPr>
                <w:sz w:val="16"/>
                <w:szCs w:val="16"/>
              </w:rPr>
              <w:t xml:space="preserve">Handle Value Confirmation </w:t>
            </w:r>
          </w:p>
        </w:tc>
        <w:tc>
          <w:tcPr>
            <w:tcW w:w="2146" w:type="dxa"/>
          </w:tcPr>
          <w:p w14:paraId="11F1B0CE" w14:textId="77777777" w:rsidR="00A779F1" w:rsidRDefault="00A779F1" w:rsidP="00A779F1">
            <w:pPr>
              <w:rPr>
                <w:sz w:val="16"/>
                <w:szCs w:val="16"/>
              </w:rPr>
            </w:pPr>
            <w:r>
              <w:rPr>
                <w:sz w:val="16"/>
                <w:szCs w:val="16"/>
              </w:rPr>
              <w:t>Response code 0x1E</w:t>
            </w:r>
          </w:p>
          <w:p w14:paraId="00188B15" w14:textId="77777777" w:rsidR="00A779F1" w:rsidRDefault="00A779F1" w:rsidP="00A779F1">
            <w:pPr>
              <w:rPr>
                <w:sz w:val="16"/>
                <w:szCs w:val="16"/>
              </w:rPr>
            </w:pPr>
            <w:r>
              <w:rPr>
                <w:sz w:val="16"/>
                <w:szCs w:val="16"/>
              </w:rPr>
              <w:t>Or</w:t>
            </w:r>
          </w:p>
          <w:p w14:paraId="359137BF" w14:textId="489C599A" w:rsidR="00A779F1" w:rsidRPr="00740AFA" w:rsidRDefault="00A779F1" w:rsidP="00A779F1">
            <w:pPr>
              <w:rPr>
                <w:sz w:val="16"/>
                <w:szCs w:val="16"/>
              </w:rPr>
            </w:pPr>
            <w:r>
              <w:rPr>
                <w:sz w:val="16"/>
                <w:szCs w:val="16"/>
              </w:rPr>
              <w:t>Error Response</w:t>
            </w:r>
          </w:p>
        </w:tc>
      </w:tr>
    </w:tbl>
    <w:p w14:paraId="2ACAF2B7" w14:textId="77777777" w:rsidR="00F07412" w:rsidRDefault="00F07412" w:rsidP="00002A0F"/>
    <w:p w14:paraId="2BC79457" w14:textId="14CB2C70" w:rsidR="00002A0F" w:rsidRPr="00002A0F" w:rsidRDefault="00002A0F" w:rsidP="00002A0F">
      <w:r>
        <w:lastRenderedPageBreak/>
        <w:t xml:space="preserve">This leads us to </w:t>
      </w:r>
      <w:r w:rsidR="001B1201">
        <w:t>some</w:t>
      </w:r>
      <w:r>
        <w:t xml:space="preserve"> obvious question</w:t>
      </w:r>
      <w:r w:rsidR="001B1201">
        <w:t>s</w:t>
      </w:r>
      <w:r>
        <w:t xml:space="preserve">: What happens with </w:t>
      </w:r>
      <w:r w:rsidR="007E5837">
        <w:t>R</w:t>
      </w:r>
      <w:r w:rsidR="003A305D">
        <w:t xml:space="preserve">ead, </w:t>
      </w:r>
      <w:r w:rsidR="007E5837">
        <w:t>W</w:t>
      </w:r>
      <w:r w:rsidR="003A305D">
        <w:t xml:space="preserve">rite and </w:t>
      </w:r>
      <w:r w:rsidR="007E5837">
        <w:t>N</w:t>
      </w:r>
      <w:r w:rsidR="003A305D">
        <w:t xml:space="preserve">otify </w:t>
      </w:r>
      <w:r>
        <w:t xml:space="preserve">on the </w:t>
      </w:r>
      <w:r w:rsidR="003A305D">
        <w:t>GATT Client</w:t>
      </w:r>
      <w:r>
        <w:t xml:space="preserve"> side of a connection?</w:t>
      </w:r>
      <w:r w:rsidR="00FE7564">
        <w:t xml:space="preserve">  And what about </w:t>
      </w:r>
      <w:r w:rsidR="00D33578">
        <w:t>these</w:t>
      </w:r>
      <w:r w:rsidR="00FE7564">
        <w:t xml:space="preserve"> other operations?</w:t>
      </w:r>
    </w:p>
    <w:p w14:paraId="4B1DAFA8" w14:textId="0B869371" w:rsidR="00752A2D" w:rsidRDefault="00752A2D" w:rsidP="00A520F0">
      <w:pPr>
        <w:pStyle w:val="Heading2"/>
      </w:pPr>
      <w:bookmarkStart w:id="16" w:name="_Toc530072143"/>
      <w:bookmarkStart w:id="17" w:name="_Ref525826910"/>
      <w:r>
        <w:t>GATT Library</w:t>
      </w:r>
      <w:bookmarkEnd w:id="16"/>
    </w:p>
    <w:p w14:paraId="14C47089" w14:textId="3A91BEE9" w:rsidR="00752A2D" w:rsidRDefault="00752A2D" w:rsidP="00752A2D">
      <w:r>
        <w:t xml:space="preserve">There is a library of functions available to simplify setting up and performing various GATT operations </w:t>
      </w:r>
      <w:r w:rsidR="0024436B">
        <w:t xml:space="preserve">such as Reading Characteristic Values, setting Characteristic Descriptor values </w:t>
      </w:r>
      <w:r>
        <w:t xml:space="preserve">and </w:t>
      </w:r>
      <w:r w:rsidR="0024436B">
        <w:t xml:space="preserve">doing </w:t>
      </w:r>
      <w:r>
        <w:t xml:space="preserve">Service Discovery. To include these functions in your project you need to add the GATT utilities library to your </w:t>
      </w:r>
      <w:proofErr w:type="spellStart"/>
      <w:r>
        <w:t>makefile</w:t>
      </w:r>
      <w:proofErr w:type="spellEnd"/>
      <w:r>
        <w:t>:</w:t>
      </w:r>
    </w:p>
    <w:p w14:paraId="4F1DE387" w14:textId="77777777" w:rsidR="00752A2D" w:rsidRPr="00EF1BEE" w:rsidRDefault="00752A2D" w:rsidP="00752A2D">
      <w:pPr>
        <w:ind w:left="720"/>
        <w:rPr>
          <w:rFonts w:ascii="Courier New" w:hAnsi="Courier New" w:cs="Courier New"/>
          <w:color w:val="608CDE"/>
          <w:sz w:val="16"/>
          <w:szCs w:val="17"/>
        </w:rPr>
      </w:pPr>
      <w:r w:rsidRPr="00EF1BEE">
        <w:rPr>
          <w:rFonts w:ascii="Courier New" w:hAnsi="Courier New" w:cs="Courier New"/>
          <w:color w:val="608CDE"/>
          <w:sz w:val="16"/>
          <w:szCs w:val="17"/>
        </w:rPr>
        <w:t>$(NAME)_COMPONENTS +</w:t>
      </w:r>
      <w:r w:rsidRPr="00EF1BEE">
        <w:rPr>
          <w:rFonts w:ascii="Courier New" w:hAnsi="Courier New" w:cs="Courier New"/>
          <w:color w:val="000000"/>
          <w:sz w:val="16"/>
          <w:szCs w:val="17"/>
        </w:rPr>
        <w:t xml:space="preserve">= </w:t>
      </w:r>
      <w:proofErr w:type="spellStart"/>
      <w:r w:rsidRPr="00EF1BEE">
        <w:rPr>
          <w:rFonts w:ascii="Courier New" w:hAnsi="Courier New" w:cs="Courier New"/>
          <w:color w:val="000000"/>
          <w:sz w:val="16"/>
          <w:szCs w:val="17"/>
        </w:rPr>
        <w:t>gatt_utils_lib.a</w:t>
      </w:r>
      <w:proofErr w:type="spellEnd"/>
    </w:p>
    <w:p w14:paraId="48AE8EE1" w14:textId="77777777" w:rsidR="00752A2D" w:rsidRDefault="00752A2D" w:rsidP="00752A2D">
      <w:r>
        <w:t>Then you need to include the header file at the top of your C file:</w:t>
      </w:r>
    </w:p>
    <w:p w14:paraId="2156A9FF" w14:textId="28C269FC" w:rsidR="00752A2D" w:rsidRPr="001B1CE5" w:rsidRDefault="00752A2D" w:rsidP="001B1CE5">
      <w:pPr>
        <w:ind w:left="720"/>
        <w:rPr>
          <w:rFonts w:ascii="Courier New" w:hAnsi="Courier New" w:cs="Courier New"/>
          <w:sz w:val="16"/>
          <w:szCs w:val="16"/>
        </w:rPr>
      </w:pPr>
      <w:r w:rsidRPr="00683C69">
        <w:rPr>
          <w:rFonts w:ascii="Courier New" w:hAnsi="Courier New" w:cs="Courier New"/>
          <w:b/>
          <w:bCs/>
          <w:color w:val="7F0055"/>
          <w:sz w:val="16"/>
          <w:szCs w:val="16"/>
        </w:rPr>
        <w:t>#include</w:t>
      </w:r>
      <w:r w:rsidRPr="00683C69">
        <w:rPr>
          <w:rFonts w:ascii="Courier New" w:hAnsi="Courier New" w:cs="Courier New"/>
          <w:color w:val="000000"/>
          <w:sz w:val="16"/>
          <w:szCs w:val="16"/>
        </w:rPr>
        <w:t xml:space="preserve"> </w:t>
      </w:r>
      <w:r w:rsidRPr="00683C69">
        <w:rPr>
          <w:rFonts w:ascii="Courier New" w:hAnsi="Courier New" w:cs="Courier New"/>
          <w:color w:val="2A00FF"/>
          <w:sz w:val="16"/>
          <w:szCs w:val="16"/>
        </w:rPr>
        <w:t>"</w:t>
      </w:r>
      <w:proofErr w:type="spellStart"/>
      <w:r w:rsidRPr="00683C69">
        <w:rPr>
          <w:rFonts w:ascii="Courier New" w:hAnsi="Courier New" w:cs="Courier New"/>
          <w:color w:val="2A00FF"/>
          <w:sz w:val="16"/>
          <w:szCs w:val="16"/>
        </w:rPr>
        <w:t>wiced_bt_gatt_util.h</w:t>
      </w:r>
      <w:proofErr w:type="spellEnd"/>
      <w:r w:rsidRPr="00683C69">
        <w:rPr>
          <w:rFonts w:ascii="Courier New" w:hAnsi="Courier New" w:cs="Courier New"/>
          <w:color w:val="2A00FF"/>
          <w:sz w:val="16"/>
          <w:szCs w:val="16"/>
        </w:rPr>
        <w:t>"</w:t>
      </w:r>
    </w:p>
    <w:p w14:paraId="2E0D7490" w14:textId="60E1A256" w:rsidR="00002A0F" w:rsidRDefault="00881A10" w:rsidP="00A520F0">
      <w:pPr>
        <w:pStyle w:val="Heading2"/>
      </w:pPr>
      <w:bookmarkStart w:id="18" w:name="_Toc530072144"/>
      <w:r>
        <w:t xml:space="preserve">GATT Client </w:t>
      </w:r>
      <w:r w:rsidR="005C2ED9">
        <w:t>Read</w:t>
      </w:r>
      <w:bookmarkEnd w:id="17"/>
      <w:bookmarkEnd w:id="18"/>
    </w:p>
    <w:p w14:paraId="4297159D" w14:textId="2FDC81DE" w:rsidR="00002A0F" w:rsidRDefault="006F5DC2" w:rsidP="00002A0F">
      <w:r>
        <w:t xml:space="preserve">To </w:t>
      </w:r>
      <w:r w:rsidR="007A57D5">
        <w:t xml:space="preserve">initiate </w:t>
      </w:r>
      <w:r w:rsidR="00881A10">
        <w:t>a</w:t>
      </w:r>
      <w:r w:rsidR="007A57D5">
        <w:t xml:space="preserve"> </w:t>
      </w:r>
      <w:r>
        <w:t xml:space="preserve">read </w:t>
      </w:r>
      <w:r w:rsidR="007A57D5">
        <w:t xml:space="preserve">of </w:t>
      </w:r>
      <w:r w:rsidR="00FD3285">
        <w:t>the</w:t>
      </w:r>
      <w:r>
        <w:t xml:space="preserve"> value of a </w:t>
      </w:r>
      <w:r w:rsidR="007E5837">
        <w:t>C</w:t>
      </w:r>
      <w:r>
        <w:t xml:space="preserve">haracteristic you need to know two things, the Handle </w:t>
      </w:r>
      <w:r w:rsidR="00881A10">
        <w:t xml:space="preserve">of </w:t>
      </w:r>
      <w:r w:rsidR="005A678F">
        <w:t>the Characteristic</w:t>
      </w:r>
      <w:r w:rsidR="007A57D5">
        <w:t xml:space="preserve"> </w:t>
      </w:r>
      <w:r>
        <w:t xml:space="preserve">and the connection </w:t>
      </w:r>
      <w:r w:rsidR="007E5837">
        <w:t>ID</w:t>
      </w:r>
      <w:r>
        <w:t>.</w:t>
      </w:r>
      <w:r w:rsidR="007A57D5">
        <w:t xml:space="preserve">   To </w:t>
      </w:r>
      <w:r w:rsidR="008B5851">
        <w:t>execute a read</w:t>
      </w:r>
      <w:r w:rsidR="007A57D5">
        <w:t xml:space="preserve"> you just</w:t>
      </w:r>
      <w:r w:rsidR="005A678F">
        <w:t xml:space="preserve"> call</w:t>
      </w:r>
      <w:r w:rsidR="007A57D5">
        <w:t>:</w:t>
      </w:r>
    </w:p>
    <w:p w14:paraId="58BF493A" w14:textId="396EFB57" w:rsidR="005A678F" w:rsidRPr="00407834" w:rsidRDefault="005A678F" w:rsidP="00407834">
      <w:pPr>
        <w:ind w:left="720"/>
        <w:rPr>
          <w:rFonts w:ascii="Courier New" w:hAnsi="Courier New" w:cs="Courier New"/>
          <w:sz w:val="16"/>
          <w:szCs w:val="16"/>
        </w:rPr>
      </w:pPr>
      <w:proofErr w:type="spellStart"/>
      <w:r w:rsidRPr="00407834">
        <w:rPr>
          <w:rFonts w:ascii="Courier New" w:hAnsi="Courier New" w:cs="Courier New"/>
          <w:sz w:val="16"/>
          <w:szCs w:val="16"/>
        </w:rPr>
        <w:t>wiced_bt_util_send_gatt_read_by_handle</w:t>
      </w:r>
      <w:proofErr w:type="spellEnd"/>
      <w:r w:rsidRPr="00407834">
        <w:rPr>
          <w:rFonts w:ascii="Courier New" w:hAnsi="Courier New" w:cs="Courier New"/>
          <w:sz w:val="16"/>
          <w:szCs w:val="16"/>
        </w:rPr>
        <w:t>(</w:t>
      </w:r>
      <w:proofErr w:type="spellStart"/>
      <w:r w:rsidRPr="00407834">
        <w:rPr>
          <w:rFonts w:ascii="Courier New" w:hAnsi="Courier New" w:cs="Courier New"/>
          <w:sz w:val="16"/>
          <w:szCs w:val="16"/>
        </w:rPr>
        <w:t>conn_id,handle</w:t>
      </w:r>
      <w:proofErr w:type="spellEnd"/>
      <w:r w:rsidRPr="00407834">
        <w:rPr>
          <w:rFonts w:ascii="Courier New" w:hAnsi="Courier New" w:cs="Courier New"/>
          <w:sz w:val="16"/>
          <w:szCs w:val="16"/>
        </w:rPr>
        <w:t>);</w:t>
      </w:r>
    </w:p>
    <w:p w14:paraId="5BB11369" w14:textId="03A7DF30" w:rsidR="00C748DF" w:rsidRDefault="007A57D5" w:rsidP="00C748DF">
      <w:r>
        <w:t xml:space="preserve">This </w:t>
      </w:r>
      <w:r w:rsidR="005A678F">
        <w:t xml:space="preserve">function call </w:t>
      </w:r>
      <w:r>
        <w:t xml:space="preserve">will cause the </w:t>
      </w:r>
      <w:r w:rsidR="007E5837">
        <w:t>S</w:t>
      </w:r>
      <w:r>
        <w:t xml:space="preserve">tack to send </w:t>
      </w:r>
      <w:r w:rsidR="00FD3285">
        <w:t>a</w:t>
      </w:r>
      <w:r>
        <w:t xml:space="preserve"> </w:t>
      </w:r>
      <w:r w:rsidR="00BB3F6A">
        <w:t xml:space="preserve">read </w:t>
      </w:r>
      <w:r>
        <w:t>request</w:t>
      </w:r>
      <w:r w:rsidR="00881A10">
        <w:t xml:space="preserve"> to the GATT Server</w:t>
      </w:r>
      <w:r>
        <w:t xml:space="preserve">.  After some </w:t>
      </w:r>
      <w:r w:rsidR="00D858ED">
        <w:t>time,</w:t>
      </w:r>
      <w:r>
        <w:t xml:space="preserve"> you will get a callback in </w:t>
      </w:r>
      <w:r w:rsidR="00FE7564">
        <w:t>your</w:t>
      </w:r>
      <w:r>
        <w:t xml:space="preserve"> </w:t>
      </w:r>
      <w:r w:rsidR="007E5837">
        <w:t>GATT</w:t>
      </w:r>
      <w:r>
        <w:t xml:space="preserve"> event handler</w:t>
      </w:r>
      <w:r w:rsidR="00D858ED">
        <w:t xml:space="preserve"> with the event code GATT_OPERATION_CPLT_EVENT.</w:t>
      </w:r>
      <w:r w:rsidR="001D28C6">
        <w:t xml:space="preserve">  The </w:t>
      </w:r>
      <w:r w:rsidR="005A678F">
        <w:t xml:space="preserve">callback </w:t>
      </w:r>
      <w:r w:rsidR="001D28C6">
        <w:t>parameter can then be cast</w:t>
      </w:r>
      <w:r w:rsidR="00D858ED">
        <w:t xml:space="preserve"> into a</w:t>
      </w:r>
      <w:r w:rsidR="001D28C6">
        <w:t xml:space="preserve"> </w:t>
      </w:r>
      <w:proofErr w:type="spellStart"/>
      <w:r w:rsidR="001D28C6" w:rsidRPr="001D28C6">
        <w:t>wiced_bt_gatt_operation_complete_t</w:t>
      </w:r>
      <w:proofErr w:type="spellEnd"/>
      <w:r w:rsidR="00C748DF">
        <w:t xml:space="preserve">. </w:t>
      </w:r>
      <w:r w:rsidR="001D28C6">
        <w:t xml:space="preserve">  This structure has</w:t>
      </w:r>
      <w:r w:rsidR="00881A10">
        <w:t xml:space="preserve"> everything you need.  Specifically:</w:t>
      </w:r>
    </w:p>
    <w:p w14:paraId="08EF7D31" w14:textId="77777777" w:rsidR="001D28C6" w:rsidRPr="00407834" w:rsidRDefault="001D28C6" w:rsidP="00407834">
      <w:pPr>
        <w:spacing w:after="0"/>
        <w:ind w:left="720"/>
        <w:rPr>
          <w:rFonts w:ascii="Courier New" w:hAnsi="Courier New" w:cs="Courier New"/>
          <w:color w:val="4E9072"/>
          <w:sz w:val="16"/>
          <w:szCs w:val="16"/>
        </w:rPr>
      </w:pPr>
      <w:r w:rsidRPr="00407834">
        <w:rPr>
          <w:rFonts w:ascii="Courier New" w:hAnsi="Courier New" w:cs="Courier New"/>
          <w:color w:val="4E9072"/>
          <w:sz w:val="16"/>
          <w:szCs w:val="16"/>
        </w:rPr>
        <w:t>/** Response to read/write/disc/</w:t>
      </w:r>
      <w:r w:rsidRPr="00407834">
        <w:rPr>
          <w:rFonts w:ascii="Courier New" w:hAnsi="Courier New" w:cs="Courier New"/>
          <w:color w:val="4E9072"/>
          <w:sz w:val="16"/>
          <w:szCs w:val="16"/>
          <w:u w:val="single"/>
        </w:rPr>
        <w:t>config</w:t>
      </w:r>
      <w:r w:rsidRPr="00407834">
        <w:rPr>
          <w:rFonts w:ascii="Courier New" w:hAnsi="Courier New" w:cs="Courier New"/>
          <w:color w:val="4E9072"/>
          <w:sz w:val="16"/>
          <w:szCs w:val="16"/>
        </w:rPr>
        <w:t xml:space="preserve"> operations (used by GATT_OPERATION_CPLT_EVT notification) */</w:t>
      </w:r>
    </w:p>
    <w:p w14:paraId="66A26E48" w14:textId="77777777" w:rsidR="001D28C6" w:rsidRPr="00407834" w:rsidRDefault="001D28C6" w:rsidP="00407834">
      <w:pPr>
        <w:spacing w:after="0"/>
        <w:ind w:left="720"/>
        <w:rPr>
          <w:rFonts w:ascii="Courier New" w:hAnsi="Courier New" w:cs="Courier New"/>
          <w:color w:val="931A68"/>
          <w:sz w:val="16"/>
          <w:szCs w:val="16"/>
        </w:rPr>
      </w:pPr>
      <w:r w:rsidRPr="00407834">
        <w:rPr>
          <w:rFonts w:ascii="Courier New" w:hAnsi="Courier New" w:cs="Courier New"/>
          <w:color w:val="931A68"/>
          <w:sz w:val="16"/>
          <w:szCs w:val="16"/>
        </w:rPr>
        <w:t>typedef</w:t>
      </w:r>
      <w:r w:rsidRPr="00407834">
        <w:rPr>
          <w:rFonts w:ascii="Courier New" w:hAnsi="Courier New" w:cs="Courier New"/>
          <w:color w:val="000000"/>
          <w:sz w:val="16"/>
          <w:szCs w:val="16"/>
        </w:rPr>
        <w:t xml:space="preserve"> </w:t>
      </w:r>
      <w:r w:rsidRPr="00407834">
        <w:rPr>
          <w:rFonts w:ascii="Courier New" w:hAnsi="Courier New" w:cs="Courier New"/>
          <w:color w:val="931A68"/>
          <w:sz w:val="16"/>
          <w:szCs w:val="16"/>
        </w:rPr>
        <w:t>struct</w:t>
      </w:r>
    </w:p>
    <w:p w14:paraId="006DA3D1" w14:textId="77777777" w:rsidR="001D28C6" w:rsidRPr="00407834" w:rsidRDefault="001D28C6" w:rsidP="00407834">
      <w:pPr>
        <w:spacing w:after="0"/>
        <w:ind w:left="720"/>
        <w:rPr>
          <w:rFonts w:ascii="Courier New" w:hAnsi="Courier New" w:cs="Courier New"/>
          <w:sz w:val="16"/>
          <w:szCs w:val="16"/>
        </w:rPr>
      </w:pPr>
      <w:r w:rsidRPr="00407834">
        <w:rPr>
          <w:rFonts w:ascii="Courier New" w:hAnsi="Courier New" w:cs="Courier New"/>
          <w:sz w:val="16"/>
          <w:szCs w:val="16"/>
        </w:rPr>
        <w:t>{</w:t>
      </w:r>
    </w:p>
    <w:p w14:paraId="09322C5F" w14:textId="06AFCEFA" w:rsidR="001D28C6" w:rsidRPr="00407834" w:rsidRDefault="001D28C6" w:rsidP="00407834">
      <w:pPr>
        <w:spacing w:after="0"/>
        <w:ind w:left="720"/>
        <w:rPr>
          <w:rFonts w:ascii="Courier New" w:hAnsi="Courier New" w:cs="Courier New"/>
          <w:sz w:val="16"/>
          <w:szCs w:val="16"/>
        </w:rPr>
      </w:pPr>
      <w:r w:rsidRPr="00407834">
        <w:rPr>
          <w:rFonts w:ascii="Courier New" w:hAnsi="Courier New" w:cs="Courier New"/>
          <w:sz w:val="16"/>
          <w:szCs w:val="16"/>
        </w:rPr>
        <w:t xml:space="preserve">    </w:t>
      </w:r>
      <w:r w:rsidRPr="00407834">
        <w:rPr>
          <w:rFonts w:ascii="Courier New" w:hAnsi="Courier New" w:cs="Courier New"/>
          <w:color w:val="006141"/>
          <w:sz w:val="16"/>
          <w:szCs w:val="16"/>
        </w:rPr>
        <w:t>uint16_t</w:t>
      </w:r>
      <w:r w:rsidRPr="00407834">
        <w:rPr>
          <w:rFonts w:ascii="Courier New" w:hAnsi="Courier New" w:cs="Courier New"/>
          <w:sz w:val="16"/>
          <w:szCs w:val="16"/>
        </w:rPr>
        <w:t xml:space="preserve">                </w:t>
      </w:r>
      <w:proofErr w:type="spellStart"/>
      <w:r w:rsidRPr="00407834">
        <w:rPr>
          <w:rFonts w:ascii="Courier New" w:hAnsi="Courier New" w:cs="Courier New"/>
          <w:color w:val="0326CC"/>
          <w:sz w:val="16"/>
          <w:szCs w:val="16"/>
        </w:rPr>
        <w:t>conn_id</w:t>
      </w:r>
      <w:proofErr w:type="spellEnd"/>
      <w:r w:rsidRPr="00407834">
        <w:rPr>
          <w:rFonts w:ascii="Courier New" w:hAnsi="Courier New" w:cs="Courier New"/>
          <w:sz w:val="16"/>
          <w:szCs w:val="16"/>
        </w:rPr>
        <w:t xml:space="preserve">;            </w:t>
      </w:r>
      <w:r w:rsidRPr="00407834">
        <w:rPr>
          <w:rFonts w:ascii="Courier New" w:hAnsi="Courier New" w:cs="Courier New"/>
          <w:color w:val="4E9072"/>
          <w:sz w:val="16"/>
          <w:szCs w:val="16"/>
        </w:rPr>
        <w:t>/**&lt; ID of the connection */</w:t>
      </w:r>
    </w:p>
    <w:p w14:paraId="64DCE8C4" w14:textId="0476AAE1" w:rsidR="001D28C6" w:rsidRPr="00407834" w:rsidRDefault="001D28C6" w:rsidP="00407834">
      <w:pPr>
        <w:spacing w:after="0"/>
        <w:ind w:left="720"/>
        <w:rPr>
          <w:rFonts w:ascii="Courier New" w:hAnsi="Courier New" w:cs="Courier New"/>
          <w:color w:val="4E9072"/>
          <w:sz w:val="16"/>
          <w:szCs w:val="16"/>
        </w:rPr>
      </w:pPr>
      <w:r w:rsidRPr="00407834">
        <w:rPr>
          <w:rFonts w:ascii="Courier New" w:hAnsi="Courier New" w:cs="Courier New"/>
          <w:color w:val="000000"/>
          <w:sz w:val="16"/>
          <w:szCs w:val="16"/>
        </w:rPr>
        <w:t xml:space="preserve">    </w:t>
      </w:r>
      <w:proofErr w:type="spellStart"/>
      <w:r w:rsidRPr="00407834">
        <w:rPr>
          <w:rFonts w:ascii="Courier New" w:hAnsi="Courier New" w:cs="Courier New"/>
          <w:color w:val="006141"/>
          <w:sz w:val="16"/>
          <w:szCs w:val="16"/>
        </w:rPr>
        <w:t>wiced_bt_gatt_optype_t</w:t>
      </w:r>
      <w:proofErr w:type="spellEnd"/>
      <w:r w:rsidRPr="00407834">
        <w:rPr>
          <w:rFonts w:ascii="Courier New" w:hAnsi="Courier New" w:cs="Courier New"/>
          <w:color w:val="000000"/>
          <w:sz w:val="16"/>
          <w:szCs w:val="16"/>
        </w:rPr>
        <w:t xml:space="preserve">  </w:t>
      </w:r>
      <w:r w:rsidRPr="00407834">
        <w:rPr>
          <w:rFonts w:ascii="Courier New" w:hAnsi="Courier New" w:cs="Courier New"/>
          <w:color w:val="0326CC"/>
          <w:sz w:val="16"/>
          <w:szCs w:val="16"/>
        </w:rPr>
        <w:t>op</w:t>
      </w:r>
      <w:r w:rsidRPr="00407834">
        <w:rPr>
          <w:rFonts w:ascii="Courier New" w:hAnsi="Courier New" w:cs="Courier New"/>
          <w:color w:val="000000"/>
          <w:sz w:val="16"/>
          <w:szCs w:val="16"/>
        </w:rPr>
        <w:t xml:space="preserve">;                 </w:t>
      </w:r>
      <w:r w:rsidRPr="00407834">
        <w:rPr>
          <w:rFonts w:ascii="Courier New" w:hAnsi="Courier New" w:cs="Courier New"/>
          <w:color w:val="4E9072"/>
          <w:sz w:val="16"/>
          <w:szCs w:val="16"/>
        </w:rPr>
        <w:t>/**&lt; Type of operation completed */</w:t>
      </w:r>
    </w:p>
    <w:p w14:paraId="09DA8BA6" w14:textId="0547B5C6" w:rsidR="001D28C6" w:rsidRPr="00407834" w:rsidRDefault="001D28C6" w:rsidP="00407834">
      <w:pPr>
        <w:spacing w:after="0"/>
        <w:ind w:left="720"/>
        <w:rPr>
          <w:rFonts w:ascii="Courier New" w:hAnsi="Courier New" w:cs="Courier New"/>
          <w:sz w:val="16"/>
          <w:szCs w:val="16"/>
        </w:rPr>
      </w:pPr>
      <w:r w:rsidRPr="00407834">
        <w:rPr>
          <w:rFonts w:ascii="Courier New" w:hAnsi="Courier New" w:cs="Courier New"/>
          <w:sz w:val="16"/>
          <w:szCs w:val="16"/>
        </w:rPr>
        <w:t xml:space="preserve">    </w:t>
      </w:r>
      <w:proofErr w:type="spellStart"/>
      <w:r w:rsidRPr="00407834">
        <w:rPr>
          <w:rFonts w:ascii="Courier New" w:hAnsi="Courier New" w:cs="Courier New"/>
          <w:color w:val="006141"/>
          <w:sz w:val="16"/>
          <w:szCs w:val="16"/>
        </w:rPr>
        <w:t>wiced_bt_gatt_status_t</w:t>
      </w:r>
      <w:proofErr w:type="spellEnd"/>
      <w:r w:rsidRPr="00407834">
        <w:rPr>
          <w:rFonts w:ascii="Courier New" w:hAnsi="Courier New" w:cs="Courier New"/>
          <w:sz w:val="16"/>
          <w:szCs w:val="16"/>
        </w:rPr>
        <w:t xml:space="preserve">  </w:t>
      </w:r>
      <w:r w:rsidRPr="00407834">
        <w:rPr>
          <w:rFonts w:ascii="Courier New" w:hAnsi="Courier New" w:cs="Courier New"/>
          <w:color w:val="0326CC"/>
          <w:sz w:val="16"/>
          <w:szCs w:val="16"/>
        </w:rPr>
        <w:t>status</w:t>
      </w:r>
      <w:r w:rsidRPr="00407834">
        <w:rPr>
          <w:rFonts w:ascii="Courier New" w:hAnsi="Courier New" w:cs="Courier New"/>
          <w:sz w:val="16"/>
          <w:szCs w:val="16"/>
        </w:rPr>
        <w:t xml:space="preserve">;             </w:t>
      </w:r>
      <w:r w:rsidRPr="00407834">
        <w:rPr>
          <w:rFonts w:ascii="Courier New" w:hAnsi="Courier New" w:cs="Courier New"/>
          <w:color w:val="4E9072"/>
          <w:sz w:val="16"/>
          <w:szCs w:val="16"/>
        </w:rPr>
        <w:t>/**&lt; Status of operation */</w:t>
      </w:r>
    </w:p>
    <w:p w14:paraId="202C1268" w14:textId="5331E396" w:rsidR="001D28C6" w:rsidRPr="00407834" w:rsidRDefault="001D28C6" w:rsidP="00407834">
      <w:pPr>
        <w:spacing w:after="0"/>
        <w:ind w:left="720"/>
        <w:rPr>
          <w:rFonts w:ascii="Courier New" w:hAnsi="Courier New" w:cs="Courier New"/>
          <w:color w:val="4E9072"/>
          <w:sz w:val="16"/>
          <w:szCs w:val="16"/>
        </w:rPr>
      </w:pPr>
      <w:r w:rsidRPr="00407834">
        <w:rPr>
          <w:rFonts w:ascii="Courier New" w:hAnsi="Courier New" w:cs="Courier New"/>
          <w:color w:val="000000"/>
          <w:sz w:val="16"/>
          <w:szCs w:val="16"/>
        </w:rPr>
        <w:t xml:space="preserve">    </w:t>
      </w:r>
      <w:proofErr w:type="spellStart"/>
      <w:r w:rsidRPr="00407834">
        <w:rPr>
          <w:rFonts w:ascii="Courier New" w:hAnsi="Courier New" w:cs="Courier New"/>
          <w:color w:val="006141"/>
          <w:sz w:val="16"/>
          <w:szCs w:val="16"/>
        </w:rPr>
        <w:t>wiced_bt_gatt_operation_complete_rsp_t</w:t>
      </w:r>
      <w:proofErr w:type="spellEnd"/>
      <w:r w:rsidRPr="00407834">
        <w:rPr>
          <w:rFonts w:ascii="Courier New" w:hAnsi="Courier New" w:cs="Courier New"/>
          <w:color w:val="000000"/>
          <w:sz w:val="16"/>
          <w:szCs w:val="16"/>
        </w:rPr>
        <w:t xml:space="preserve">  </w:t>
      </w:r>
      <w:proofErr w:type="spellStart"/>
      <w:r w:rsidRPr="00407834">
        <w:rPr>
          <w:rFonts w:ascii="Courier New" w:hAnsi="Courier New" w:cs="Courier New"/>
          <w:color w:val="0326CC"/>
          <w:sz w:val="16"/>
          <w:szCs w:val="16"/>
        </w:rPr>
        <w:t>response_data</w:t>
      </w:r>
      <w:proofErr w:type="spellEnd"/>
      <w:r w:rsidRPr="00407834">
        <w:rPr>
          <w:rFonts w:ascii="Courier New" w:hAnsi="Courier New" w:cs="Courier New"/>
          <w:color w:val="000000"/>
          <w:sz w:val="16"/>
          <w:szCs w:val="16"/>
        </w:rPr>
        <w:t xml:space="preserve">;  </w:t>
      </w:r>
      <w:r w:rsidRPr="00407834">
        <w:rPr>
          <w:rFonts w:ascii="Courier New" w:hAnsi="Courier New" w:cs="Courier New"/>
          <w:color w:val="4E9072"/>
          <w:sz w:val="16"/>
          <w:szCs w:val="16"/>
        </w:rPr>
        <w:t>/**&lt; Response data */</w:t>
      </w:r>
    </w:p>
    <w:p w14:paraId="7F44A39D" w14:textId="263A7A42" w:rsidR="006C1C3E" w:rsidRPr="00407834" w:rsidRDefault="001D28C6" w:rsidP="00407834">
      <w:pPr>
        <w:ind w:left="720"/>
        <w:rPr>
          <w:rFonts w:ascii="Monaco" w:hAnsi="Monaco"/>
          <w:color w:val="006141"/>
          <w:sz w:val="17"/>
          <w:szCs w:val="17"/>
        </w:rPr>
      </w:pPr>
      <w:r w:rsidRPr="00407834">
        <w:rPr>
          <w:rFonts w:ascii="Courier New" w:hAnsi="Courier New" w:cs="Courier New"/>
          <w:color w:val="000000"/>
          <w:sz w:val="16"/>
          <w:szCs w:val="16"/>
        </w:rPr>
        <w:t xml:space="preserve">} </w:t>
      </w:r>
      <w:proofErr w:type="spellStart"/>
      <w:r w:rsidRPr="00407834">
        <w:rPr>
          <w:rFonts w:ascii="Courier New" w:hAnsi="Courier New" w:cs="Courier New"/>
          <w:color w:val="006141"/>
          <w:sz w:val="16"/>
          <w:szCs w:val="16"/>
        </w:rPr>
        <w:t>wiced_bt_gatt</w:t>
      </w:r>
      <w:r w:rsidRPr="001D28C6">
        <w:rPr>
          <w:rFonts w:ascii="Monaco" w:hAnsi="Monaco"/>
          <w:color w:val="006141"/>
          <w:sz w:val="17"/>
          <w:szCs w:val="17"/>
        </w:rPr>
        <w:t>_operation_complete_t</w:t>
      </w:r>
      <w:proofErr w:type="spellEnd"/>
      <w:r w:rsidRPr="001D28C6">
        <w:rPr>
          <w:rFonts w:ascii="Monaco" w:hAnsi="Monaco"/>
          <w:color w:val="000000"/>
          <w:sz w:val="17"/>
          <w:szCs w:val="17"/>
        </w:rPr>
        <w:t>;</w:t>
      </w:r>
    </w:p>
    <w:p w14:paraId="6D3F66F2" w14:textId="62F1985D" w:rsidR="00BB3F6A" w:rsidRDefault="005C6747" w:rsidP="00BB3F6A">
      <w:r>
        <w:t xml:space="preserve">This </w:t>
      </w:r>
      <w:r w:rsidR="00FD3285">
        <w:t xml:space="preserve">same </w:t>
      </w:r>
      <w:r>
        <w:t xml:space="preserve">event is used to handle many of the responses from a GATT </w:t>
      </w:r>
      <w:r w:rsidR="00E45AB4">
        <w:t>S</w:t>
      </w:r>
      <w:r>
        <w:t xml:space="preserve">erver.  Exactly which </w:t>
      </w:r>
      <w:r w:rsidR="00FD3285">
        <w:t>response</w:t>
      </w:r>
      <w:r>
        <w:t xml:space="preserve"> </w:t>
      </w:r>
      <w:r w:rsidR="00FD3285">
        <w:t>can be</w:t>
      </w:r>
      <w:r>
        <w:t xml:space="preserve"> determined by the </w:t>
      </w:r>
      <w:proofErr w:type="spellStart"/>
      <w:r w:rsidR="001B58E8" w:rsidRPr="001B58E8">
        <w:t>wiced_bt_gatt_optype_t</w:t>
      </w:r>
      <w:proofErr w:type="spellEnd"/>
      <w:r w:rsidR="001B58E8" w:rsidRPr="001B58E8">
        <w:t xml:space="preserve"> </w:t>
      </w:r>
      <w:r>
        <w:t>which is just an enumeration of operations</w:t>
      </w:r>
      <w:r w:rsidR="006C1C3E">
        <w:t>.  For instance</w:t>
      </w:r>
      <w:r w:rsidR="00FD3285">
        <w:t>,</w:t>
      </w:r>
      <w:r w:rsidR="006C1C3E">
        <w:t xml:space="preserve"> 0x02 means you are getting the response from a read.</w:t>
      </w:r>
    </w:p>
    <w:p w14:paraId="349C822B" w14:textId="77777777" w:rsidR="006C1C3E" w:rsidRPr="0064052B" w:rsidRDefault="006C1C3E" w:rsidP="0064052B">
      <w:pPr>
        <w:spacing w:after="0"/>
        <w:ind w:left="720"/>
        <w:rPr>
          <w:rFonts w:ascii="Courier New" w:hAnsi="Courier New" w:cs="Courier New"/>
          <w:sz w:val="16"/>
          <w:szCs w:val="17"/>
        </w:rPr>
      </w:pPr>
      <w:proofErr w:type="spellStart"/>
      <w:r w:rsidRPr="0064052B">
        <w:rPr>
          <w:rFonts w:ascii="Courier New" w:hAnsi="Courier New" w:cs="Courier New"/>
          <w:color w:val="931A68"/>
          <w:sz w:val="16"/>
          <w:szCs w:val="17"/>
        </w:rPr>
        <w:t>enum</w:t>
      </w:r>
      <w:proofErr w:type="spellEnd"/>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wiced_bt_gatt_optype_e</w:t>
      </w:r>
      <w:proofErr w:type="spellEnd"/>
    </w:p>
    <w:p w14:paraId="733A6889" w14:textId="77777777" w:rsidR="006C1C3E" w:rsidRPr="0064052B" w:rsidRDefault="006C1C3E" w:rsidP="0064052B">
      <w:pPr>
        <w:spacing w:after="0"/>
        <w:ind w:left="720"/>
        <w:rPr>
          <w:rFonts w:ascii="Courier New" w:hAnsi="Courier New" w:cs="Courier New"/>
          <w:sz w:val="16"/>
          <w:szCs w:val="17"/>
        </w:rPr>
      </w:pPr>
      <w:r w:rsidRPr="0064052B">
        <w:rPr>
          <w:rFonts w:ascii="Courier New" w:hAnsi="Courier New" w:cs="Courier New"/>
          <w:sz w:val="16"/>
          <w:szCs w:val="17"/>
        </w:rPr>
        <w:t>{</w:t>
      </w:r>
    </w:p>
    <w:p w14:paraId="22C94376" w14:textId="77777777" w:rsidR="006C1C3E" w:rsidRPr="0064052B" w:rsidRDefault="006C1C3E"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GATTC_OPTYPE_NONE</w:t>
      </w:r>
      <w:r w:rsidRPr="0064052B">
        <w:rPr>
          <w:rFonts w:ascii="Courier New" w:hAnsi="Courier New" w:cs="Courier New"/>
          <w:sz w:val="16"/>
          <w:szCs w:val="17"/>
        </w:rPr>
        <w:t xml:space="preserve">             = 0,    </w:t>
      </w:r>
      <w:r w:rsidRPr="0064052B">
        <w:rPr>
          <w:rFonts w:ascii="Courier New" w:hAnsi="Courier New" w:cs="Courier New"/>
          <w:color w:val="4E9072"/>
          <w:sz w:val="16"/>
          <w:szCs w:val="17"/>
        </w:rPr>
        <w:t>/**&lt; None      */</w:t>
      </w:r>
    </w:p>
    <w:p w14:paraId="1E2DCABB" w14:textId="77777777" w:rsidR="006C1C3E" w:rsidRPr="0064052B" w:rsidRDefault="006C1C3E" w:rsidP="0064052B">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GATTC_OPTYPE_DISCOVERY</w:t>
      </w:r>
      <w:r w:rsidRPr="0064052B">
        <w:rPr>
          <w:rFonts w:ascii="Courier New" w:hAnsi="Courier New" w:cs="Courier New"/>
          <w:color w:val="000000"/>
          <w:sz w:val="16"/>
          <w:szCs w:val="17"/>
        </w:rPr>
        <w:t xml:space="preserve">        = 1,    </w:t>
      </w:r>
      <w:r w:rsidRPr="0064052B">
        <w:rPr>
          <w:rFonts w:ascii="Courier New" w:hAnsi="Courier New" w:cs="Courier New"/>
          <w:color w:val="4E9072"/>
          <w:sz w:val="16"/>
          <w:szCs w:val="17"/>
        </w:rPr>
        <w:t>/**&lt; Discovery */</w:t>
      </w:r>
    </w:p>
    <w:p w14:paraId="5DC718A3" w14:textId="77777777" w:rsidR="006C1C3E" w:rsidRPr="0064052B" w:rsidRDefault="006C1C3E"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GATTC_OPTYPE_READ</w:t>
      </w:r>
      <w:r w:rsidRPr="0064052B">
        <w:rPr>
          <w:rFonts w:ascii="Courier New" w:hAnsi="Courier New" w:cs="Courier New"/>
          <w:sz w:val="16"/>
          <w:szCs w:val="17"/>
        </w:rPr>
        <w:t xml:space="preserve">             = 2,    </w:t>
      </w:r>
      <w:r w:rsidRPr="0064052B">
        <w:rPr>
          <w:rFonts w:ascii="Courier New" w:hAnsi="Courier New" w:cs="Courier New"/>
          <w:color w:val="4E9072"/>
          <w:sz w:val="16"/>
          <w:szCs w:val="17"/>
        </w:rPr>
        <w:t>/**&lt; Read      */</w:t>
      </w:r>
    </w:p>
    <w:p w14:paraId="3A09019A" w14:textId="77777777" w:rsidR="006C1C3E" w:rsidRPr="0064052B" w:rsidRDefault="006C1C3E"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GATTC_OPTYPE_WRITE</w:t>
      </w:r>
      <w:r w:rsidRPr="0064052B">
        <w:rPr>
          <w:rFonts w:ascii="Courier New" w:hAnsi="Courier New" w:cs="Courier New"/>
          <w:sz w:val="16"/>
          <w:szCs w:val="17"/>
        </w:rPr>
        <w:t xml:space="preserve">            = 3,    </w:t>
      </w:r>
      <w:r w:rsidRPr="0064052B">
        <w:rPr>
          <w:rFonts w:ascii="Courier New" w:hAnsi="Courier New" w:cs="Courier New"/>
          <w:color w:val="4E9072"/>
          <w:sz w:val="16"/>
          <w:szCs w:val="17"/>
        </w:rPr>
        <w:t>/**&lt; Write     */</w:t>
      </w:r>
    </w:p>
    <w:p w14:paraId="068F495D" w14:textId="77777777" w:rsidR="006C1C3E" w:rsidRPr="0064052B" w:rsidRDefault="006C1C3E" w:rsidP="0064052B">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GATTC_OPTYPE_EXE_WRITE</w:t>
      </w:r>
      <w:r w:rsidRPr="0064052B">
        <w:rPr>
          <w:rFonts w:ascii="Courier New" w:hAnsi="Courier New" w:cs="Courier New"/>
          <w:color w:val="000000"/>
          <w:sz w:val="16"/>
          <w:szCs w:val="17"/>
        </w:rPr>
        <w:t xml:space="preserve">        = 4,    </w:t>
      </w:r>
      <w:r w:rsidRPr="0064052B">
        <w:rPr>
          <w:rFonts w:ascii="Courier New" w:hAnsi="Courier New" w:cs="Courier New"/>
          <w:color w:val="4E9072"/>
          <w:sz w:val="16"/>
          <w:szCs w:val="17"/>
        </w:rPr>
        <w:t>/**&lt; Execute Write */</w:t>
      </w:r>
    </w:p>
    <w:p w14:paraId="41FE3526" w14:textId="77777777" w:rsidR="006C1C3E" w:rsidRPr="0064052B" w:rsidRDefault="006C1C3E"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GATTC_OPTYPE_CONFIG</w:t>
      </w:r>
      <w:r w:rsidRPr="0064052B">
        <w:rPr>
          <w:rFonts w:ascii="Courier New" w:hAnsi="Courier New" w:cs="Courier New"/>
          <w:sz w:val="16"/>
          <w:szCs w:val="17"/>
        </w:rPr>
        <w:t xml:space="preserve">           = 5,    </w:t>
      </w:r>
      <w:r w:rsidRPr="0064052B">
        <w:rPr>
          <w:rFonts w:ascii="Courier New" w:hAnsi="Courier New" w:cs="Courier New"/>
          <w:color w:val="4E9072"/>
          <w:sz w:val="16"/>
          <w:szCs w:val="17"/>
        </w:rPr>
        <w:t>/**&lt; Configure */</w:t>
      </w:r>
    </w:p>
    <w:p w14:paraId="5049CDC4" w14:textId="77777777" w:rsidR="006C1C3E" w:rsidRPr="0064052B" w:rsidRDefault="006C1C3E" w:rsidP="0064052B">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GATTC_OPTYPE_NOTIFICATION</w:t>
      </w:r>
      <w:r w:rsidRPr="0064052B">
        <w:rPr>
          <w:rFonts w:ascii="Courier New" w:hAnsi="Courier New" w:cs="Courier New"/>
          <w:color w:val="000000"/>
          <w:sz w:val="16"/>
          <w:szCs w:val="17"/>
        </w:rPr>
        <w:t xml:space="preserve">     = 6,    </w:t>
      </w:r>
      <w:r w:rsidRPr="0064052B">
        <w:rPr>
          <w:rFonts w:ascii="Courier New" w:hAnsi="Courier New" w:cs="Courier New"/>
          <w:color w:val="4E9072"/>
          <w:sz w:val="16"/>
          <w:szCs w:val="17"/>
        </w:rPr>
        <w:t>/**&lt; Notification */</w:t>
      </w:r>
    </w:p>
    <w:p w14:paraId="3A67C5AD" w14:textId="77777777" w:rsidR="006C1C3E" w:rsidRPr="0064052B" w:rsidRDefault="006C1C3E" w:rsidP="0064052B">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GATTC_OPTYPE_INDICATION</w:t>
      </w:r>
      <w:r w:rsidRPr="0064052B">
        <w:rPr>
          <w:rFonts w:ascii="Courier New" w:hAnsi="Courier New" w:cs="Courier New"/>
          <w:color w:val="000000"/>
          <w:sz w:val="16"/>
          <w:szCs w:val="17"/>
        </w:rPr>
        <w:t xml:space="preserve">       = 7     </w:t>
      </w:r>
      <w:r w:rsidRPr="0064052B">
        <w:rPr>
          <w:rFonts w:ascii="Courier New" w:hAnsi="Courier New" w:cs="Courier New"/>
          <w:color w:val="4E9072"/>
          <w:sz w:val="16"/>
          <w:szCs w:val="17"/>
        </w:rPr>
        <w:t>/**&lt; Indication */</w:t>
      </w:r>
    </w:p>
    <w:p w14:paraId="1F1B815C" w14:textId="554F1EFC" w:rsidR="006C1C3E" w:rsidRPr="0064052B" w:rsidRDefault="006C1C3E" w:rsidP="0064052B">
      <w:pPr>
        <w:ind w:left="720"/>
        <w:rPr>
          <w:rFonts w:ascii="Courier New" w:hAnsi="Courier New" w:cs="Courier New"/>
          <w:sz w:val="16"/>
          <w:szCs w:val="17"/>
        </w:rPr>
      </w:pPr>
      <w:r w:rsidRPr="0064052B">
        <w:rPr>
          <w:rFonts w:ascii="Courier New" w:hAnsi="Courier New" w:cs="Courier New"/>
          <w:sz w:val="16"/>
          <w:szCs w:val="17"/>
        </w:rPr>
        <w:t>};</w:t>
      </w:r>
    </w:p>
    <w:p w14:paraId="5096E36A" w14:textId="5331C91A" w:rsidR="001B58E8" w:rsidRDefault="001B58E8" w:rsidP="00BB3F6A">
      <w:r>
        <w:lastRenderedPageBreak/>
        <w:t xml:space="preserve">The </w:t>
      </w:r>
      <w:proofErr w:type="spellStart"/>
      <w:r w:rsidRPr="001B58E8">
        <w:t>wiced_bt_gatt_status_t</w:t>
      </w:r>
      <w:proofErr w:type="spellEnd"/>
      <w:r w:rsidR="00952767">
        <w:t xml:space="preserve"> is an enumeration</w:t>
      </w:r>
      <w:r>
        <w:t xml:space="preserve"> different error codes </w:t>
      </w:r>
      <w:r w:rsidR="00E45AB4">
        <w:t xml:space="preserve">from the enumeration </w:t>
      </w:r>
      <w:proofErr w:type="spellStart"/>
      <w:r w:rsidR="00E45AB4">
        <w:t>wiced_bt_gatt_status_e</w:t>
      </w:r>
      <w:proofErr w:type="spellEnd"/>
      <w:r w:rsidR="00E45AB4">
        <w:t xml:space="preserve"> which was introduced in Chapter 4A. As a reminder, the first few values are:</w:t>
      </w:r>
    </w:p>
    <w:p w14:paraId="04271592" w14:textId="77777777" w:rsidR="001B58E8" w:rsidRPr="0064052B" w:rsidRDefault="001B58E8" w:rsidP="0064052B">
      <w:pPr>
        <w:spacing w:after="0"/>
        <w:ind w:left="720"/>
        <w:rPr>
          <w:rFonts w:ascii="Courier New" w:hAnsi="Courier New" w:cs="Courier New"/>
          <w:sz w:val="16"/>
          <w:szCs w:val="17"/>
        </w:rPr>
      </w:pPr>
      <w:proofErr w:type="spellStart"/>
      <w:r w:rsidRPr="0064052B">
        <w:rPr>
          <w:rFonts w:ascii="Courier New" w:hAnsi="Courier New" w:cs="Courier New"/>
          <w:color w:val="931A68"/>
          <w:sz w:val="16"/>
          <w:szCs w:val="17"/>
        </w:rPr>
        <w:t>enum</w:t>
      </w:r>
      <w:proofErr w:type="spellEnd"/>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wiced_bt_gatt_status_e</w:t>
      </w:r>
      <w:proofErr w:type="spellEnd"/>
    </w:p>
    <w:p w14:paraId="6A732D1F" w14:textId="77777777" w:rsidR="001B58E8" w:rsidRPr="0064052B" w:rsidRDefault="001B58E8" w:rsidP="0064052B">
      <w:pPr>
        <w:spacing w:after="0"/>
        <w:ind w:left="720"/>
        <w:rPr>
          <w:rFonts w:ascii="Courier New" w:hAnsi="Courier New" w:cs="Courier New"/>
          <w:sz w:val="16"/>
          <w:szCs w:val="17"/>
        </w:rPr>
      </w:pPr>
      <w:r w:rsidRPr="0064052B">
        <w:rPr>
          <w:rFonts w:ascii="Courier New" w:hAnsi="Courier New" w:cs="Courier New"/>
          <w:sz w:val="16"/>
          <w:szCs w:val="17"/>
        </w:rPr>
        <w:t>{</w:t>
      </w:r>
    </w:p>
    <w:p w14:paraId="5F96E91C" w14:textId="77777777" w:rsidR="001B58E8" w:rsidRPr="0064052B" w:rsidRDefault="001B58E8"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WICED_BT_GATT_SUCCESS</w:t>
      </w:r>
      <w:r w:rsidRPr="0064052B">
        <w:rPr>
          <w:rFonts w:ascii="Courier New" w:hAnsi="Courier New" w:cs="Courier New"/>
          <w:sz w:val="16"/>
          <w:szCs w:val="17"/>
        </w:rPr>
        <w:t xml:space="preserve">                    = 0x00,         </w:t>
      </w:r>
      <w:r w:rsidRPr="0064052B">
        <w:rPr>
          <w:rFonts w:ascii="Courier New" w:hAnsi="Courier New" w:cs="Courier New"/>
          <w:color w:val="4E9072"/>
          <w:sz w:val="16"/>
          <w:szCs w:val="17"/>
        </w:rPr>
        <w:t>/**&lt; Success */</w:t>
      </w:r>
    </w:p>
    <w:p w14:paraId="3B79B1C3" w14:textId="77777777" w:rsidR="001B58E8" w:rsidRPr="0064052B" w:rsidRDefault="001B58E8"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WICED_BT_GATT_INVALID_HANDLE</w:t>
      </w:r>
      <w:r w:rsidRPr="0064052B">
        <w:rPr>
          <w:rFonts w:ascii="Courier New" w:hAnsi="Courier New" w:cs="Courier New"/>
          <w:sz w:val="16"/>
          <w:szCs w:val="17"/>
        </w:rPr>
        <w:t xml:space="preserve">             = 0x01,         </w:t>
      </w:r>
      <w:r w:rsidRPr="0064052B">
        <w:rPr>
          <w:rFonts w:ascii="Courier New" w:hAnsi="Courier New" w:cs="Courier New"/>
          <w:color w:val="4E9072"/>
          <w:sz w:val="16"/>
          <w:szCs w:val="17"/>
        </w:rPr>
        <w:t>/**&lt; Invalid Handle */</w:t>
      </w:r>
    </w:p>
    <w:p w14:paraId="46A55078" w14:textId="77777777" w:rsidR="001B58E8" w:rsidRPr="0064052B" w:rsidRDefault="001B58E8"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WICED_BT_GATT_READ_NOT_PERMIT</w:t>
      </w:r>
      <w:r w:rsidRPr="0064052B">
        <w:rPr>
          <w:rFonts w:ascii="Courier New" w:hAnsi="Courier New" w:cs="Courier New"/>
          <w:sz w:val="16"/>
          <w:szCs w:val="17"/>
        </w:rPr>
        <w:t xml:space="preserve">            = 0x02,         </w:t>
      </w:r>
      <w:r w:rsidRPr="0064052B">
        <w:rPr>
          <w:rFonts w:ascii="Courier New" w:hAnsi="Courier New" w:cs="Courier New"/>
          <w:color w:val="4E9072"/>
          <w:sz w:val="16"/>
          <w:szCs w:val="17"/>
        </w:rPr>
        <w:t>/**&lt; Read Not Permitted */</w:t>
      </w:r>
    </w:p>
    <w:p w14:paraId="4F0CE223" w14:textId="77777777" w:rsidR="001B58E8" w:rsidRPr="0064052B" w:rsidRDefault="001B58E8" w:rsidP="0064052B">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WICED_BT_GATT_WRITE_NOT_PERMIT</w:t>
      </w:r>
      <w:r w:rsidRPr="0064052B">
        <w:rPr>
          <w:rFonts w:ascii="Courier New" w:hAnsi="Courier New" w:cs="Courier New"/>
          <w:sz w:val="16"/>
          <w:szCs w:val="17"/>
        </w:rPr>
        <w:t xml:space="preserve">           = 0x03,         </w:t>
      </w:r>
      <w:r w:rsidRPr="0064052B">
        <w:rPr>
          <w:rFonts w:ascii="Courier New" w:hAnsi="Courier New" w:cs="Courier New"/>
          <w:color w:val="4E9072"/>
          <w:sz w:val="16"/>
          <w:szCs w:val="17"/>
        </w:rPr>
        <w:t>/**&lt; Write Not permitted */</w:t>
      </w:r>
    </w:p>
    <w:p w14:paraId="3C4C2AB0" w14:textId="77777777" w:rsidR="001B58E8" w:rsidRPr="0064052B" w:rsidRDefault="001B58E8" w:rsidP="0064052B">
      <w:pPr>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WICED_BT_GATT_INVALID_PDU</w:t>
      </w:r>
      <w:r w:rsidRPr="0064052B">
        <w:rPr>
          <w:rFonts w:ascii="Courier New" w:hAnsi="Courier New" w:cs="Courier New"/>
          <w:sz w:val="16"/>
          <w:szCs w:val="17"/>
        </w:rPr>
        <w:t xml:space="preserve">                = 0x04,         </w:t>
      </w:r>
      <w:r w:rsidRPr="0064052B">
        <w:rPr>
          <w:rFonts w:ascii="Courier New" w:hAnsi="Courier New" w:cs="Courier New"/>
          <w:color w:val="4E9072"/>
          <w:sz w:val="16"/>
          <w:szCs w:val="17"/>
        </w:rPr>
        <w:t>/**&lt; Invalid PDU */</w:t>
      </w:r>
    </w:p>
    <w:p w14:paraId="510E70D6" w14:textId="76172CA9" w:rsidR="001B58E8" w:rsidRPr="001B58E8" w:rsidRDefault="001B58E8" w:rsidP="001B58E8">
      <w:pPr>
        <w:rPr>
          <w:rFonts w:ascii="Monaco" w:hAnsi="Monaco"/>
          <w:color w:val="4E9072"/>
          <w:sz w:val="17"/>
          <w:szCs w:val="17"/>
        </w:rPr>
      </w:pPr>
      <w:r w:rsidRPr="001B58E8">
        <w:rPr>
          <w:rFonts w:ascii="Monaco" w:hAnsi="Monaco"/>
          <w:color w:val="000000"/>
          <w:sz w:val="17"/>
          <w:szCs w:val="17"/>
        </w:rPr>
        <w:t xml:space="preserve">    </w:t>
      </w:r>
    </w:p>
    <w:p w14:paraId="748D2A28" w14:textId="3FDBC6FE" w:rsidR="006C1C3E" w:rsidRDefault="00675C21" w:rsidP="0064052B">
      <w:pPr>
        <w:keepNext/>
      </w:pPr>
      <w:r>
        <w:t xml:space="preserve">The last piece is the response data, </w:t>
      </w:r>
      <w:proofErr w:type="spellStart"/>
      <w:r>
        <w:t>w</w:t>
      </w:r>
      <w:r w:rsidR="001B58E8" w:rsidRPr="001B58E8">
        <w:t>iced_bt_gatt_operation_complete_rsp_t</w:t>
      </w:r>
      <w:proofErr w:type="spellEnd"/>
      <w:r w:rsidR="00BD497C">
        <w:t xml:space="preserve"> which contains the handle and </w:t>
      </w:r>
      <w:r w:rsidR="00C02303">
        <w:t>an</w:t>
      </w:r>
      <w:r w:rsidR="00BD497C">
        <w:t xml:space="preserve"> </w:t>
      </w:r>
      <w:r w:rsidR="00C02303">
        <w:t>attribute</w:t>
      </w:r>
      <w:r>
        <w:t xml:space="preserve"> </w:t>
      </w:r>
      <w:r w:rsidR="00FE7564">
        <w:t>value</w:t>
      </w:r>
      <w:r w:rsidR="00C02303">
        <w:t xml:space="preserve"> structure which contains the actual GATT data along with information about it.</w:t>
      </w:r>
    </w:p>
    <w:p w14:paraId="6B0663DD" w14:textId="77777777" w:rsidR="00675C21" w:rsidRPr="0064052B" w:rsidRDefault="00675C21" w:rsidP="002361D9">
      <w:pPr>
        <w:spacing w:after="0"/>
        <w:ind w:left="720"/>
        <w:rPr>
          <w:rFonts w:ascii="Courier New" w:hAnsi="Courier New" w:cs="Courier New"/>
          <w:color w:val="931A68"/>
          <w:sz w:val="16"/>
          <w:szCs w:val="17"/>
        </w:rPr>
      </w:pPr>
      <w:r w:rsidRPr="0064052B">
        <w:rPr>
          <w:rFonts w:ascii="Courier New" w:hAnsi="Courier New" w:cs="Courier New"/>
          <w:color w:val="931A68"/>
          <w:sz w:val="16"/>
          <w:szCs w:val="17"/>
        </w:rPr>
        <w:t>typedef</w:t>
      </w:r>
      <w:r w:rsidRPr="0064052B">
        <w:rPr>
          <w:rFonts w:ascii="Courier New" w:hAnsi="Courier New" w:cs="Courier New"/>
          <w:color w:val="000000"/>
          <w:sz w:val="16"/>
          <w:szCs w:val="17"/>
        </w:rPr>
        <w:t xml:space="preserve"> </w:t>
      </w:r>
      <w:r w:rsidRPr="0064052B">
        <w:rPr>
          <w:rFonts w:ascii="Courier New" w:hAnsi="Courier New" w:cs="Courier New"/>
          <w:color w:val="931A68"/>
          <w:sz w:val="16"/>
          <w:szCs w:val="17"/>
        </w:rPr>
        <w:t>union</w:t>
      </w:r>
    </w:p>
    <w:p w14:paraId="6F321423" w14:textId="77777777" w:rsidR="00675C21" w:rsidRPr="0064052B" w:rsidRDefault="00675C21" w:rsidP="002361D9">
      <w:pPr>
        <w:spacing w:after="0"/>
        <w:ind w:left="720"/>
        <w:rPr>
          <w:rFonts w:ascii="Courier New" w:hAnsi="Courier New" w:cs="Courier New"/>
          <w:sz w:val="16"/>
          <w:szCs w:val="17"/>
        </w:rPr>
      </w:pPr>
      <w:r w:rsidRPr="0064052B">
        <w:rPr>
          <w:rFonts w:ascii="Courier New" w:hAnsi="Courier New" w:cs="Courier New"/>
          <w:sz w:val="16"/>
          <w:szCs w:val="17"/>
        </w:rPr>
        <w:t>{</w:t>
      </w:r>
    </w:p>
    <w:p w14:paraId="3059DFAD" w14:textId="5FA8B399" w:rsidR="002361D9" w:rsidRDefault="00675C21" w:rsidP="002361D9">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6141"/>
          <w:sz w:val="16"/>
          <w:szCs w:val="17"/>
        </w:rPr>
        <w:t>wiced_bt_gatt_data_t</w:t>
      </w:r>
      <w:proofErr w:type="spellEnd"/>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326CC"/>
          <w:sz w:val="16"/>
          <w:szCs w:val="17"/>
        </w:rPr>
        <w:t>att_value</w:t>
      </w:r>
      <w:proofErr w:type="spellEnd"/>
      <w:r w:rsidRPr="0064052B">
        <w:rPr>
          <w:rFonts w:ascii="Courier New" w:hAnsi="Courier New" w:cs="Courier New"/>
          <w:color w:val="000000"/>
          <w:sz w:val="16"/>
          <w:szCs w:val="17"/>
        </w:rPr>
        <w:t xml:space="preserve">;    </w:t>
      </w:r>
      <w:r w:rsidRPr="0064052B">
        <w:rPr>
          <w:rFonts w:ascii="Courier New" w:hAnsi="Courier New" w:cs="Courier New"/>
          <w:color w:val="4E9072"/>
          <w:sz w:val="16"/>
          <w:szCs w:val="17"/>
        </w:rPr>
        <w:t xml:space="preserve">/**&lt; Response data for read operations </w:t>
      </w:r>
      <w:r w:rsidR="002361D9">
        <w:rPr>
          <w:rFonts w:ascii="Courier New" w:hAnsi="Courier New" w:cs="Courier New"/>
          <w:color w:val="4E9072"/>
          <w:sz w:val="16"/>
          <w:szCs w:val="17"/>
        </w:rPr>
        <w:t xml:space="preserve"> </w:t>
      </w:r>
    </w:p>
    <w:p w14:paraId="6F3B707B" w14:textId="7D21E14E" w:rsidR="00675C21" w:rsidRPr="0064052B" w:rsidRDefault="002361D9" w:rsidP="002361D9">
      <w:pPr>
        <w:spacing w:after="0"/>
        <w:ind w:left="720"/>
        <w:rPr>
          <w:rFonts w:ascii="Courier New" w:hAnsi="Courier New" w:cs="Courier New"/>
          <w:color w:val="4E9072"/>
          <w:sz w:val="16"/>
          <w:szCs w:val="17"/>
        </w:rPr>
      </w:pPr>
      <w:r>
        <w:rPr>
          <w:rFonts w:ascii="Courier New" w:hAnsi="Courier New" w:cs="Courier New"/>
          <w:color w:val="006141"/>
          <w:sz w:val="16"/>
          <w:szCs w:val="17"/>
        </w:rPr>
        <w:t xml:space="preserve">                                            </w:t>
      </w:r>
      <w:r w:rsidR="00675C21" w:rsidRPr="0064052B">
        <w:rPr>
          <w:rFonts w:ascii="Courier New" w:hAnsi="Courier New" w:cs="Courier New"/>
          <w:color w:val="4E9072"/>
          <w:sz w:val="16"/>
          <w:szCs w:val="17"/>
        </w:rPr>
        <w:t>(initiated using #</w:t>
      </w:r>
      <w:proofErr w:type="spellStart"/>
      <w:r w:rsidR="00675C21" w:rsidRPr="0064052B">
        <w:rPr>
          <w:rFonts w:ascii="Courier New" w:hAnsi="Courier New" w:cs="Courier New"/>
          <w:color w:val="4E9072"/>
          <w:sz w:val="16"/>
          <w:szCs w:val="17"/>
        </w:rPr>
        <w:t>wiced_bt_gatt_send_read</w:t>
      </w:r>
      <w:proofErr w:type="spellEnd"/>
      <w:r w:rsidR="00675C21" w:rsidRPr="0064052B">
        <w:rPr>
          <w:rFonts w:ascii="Courier New" w:hAnsi="Courier New" w:cs="Courier New"/>
          <w:color w:val="4E9072"/>
          <w:sz w:val="16"/>
          <w:szCs w:val="17"/>
        </w:rPr>
        <w:t>) */</w:t>
      </w:r>
    </w:p>
    <w:p w14:paraId="5E382617" w14:textId="23FAC829" w:rsidR="002361D9" w:rsidRDefault="00675C21" w:rsidP="002361D9">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06141"/>
          <w:sz w:val="16"/>
          <w:szCs w:val="17"/>
        </w:rPr>
        <w:t>uint16_t</w:t>
      </w: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326CC"/>
          <w:sz w:val="16"/>
          <w:szCs w:val="17"/>
        </w:rPr>
        <w:t>mtu</w:t>
      </w:r>
      <w:proofErr w:type="spellEnd"/>
      <w:r w:rsidRPr="0064052B">
        <w:rPr>
          <w:rFonts w:ascii="Courier New" w:hAnsi="Courier New" w:cs="Courier New"/>
          <w:color w:val="000000"/>
          <w:sz w:val="16"/>
          <w:szCs w:val="17"/>
        </w:rPr>
        <w:t xml:space="preserve">;          </w:t>
      </w:r>
      <w:r w:rsidRPr="0064052B">
        <w:rPr>
          <w:rFonts w:ascii="Courier New" w:hAnsi="Courier New" w:cs="Courier New"/>
          <w:color w:val="4E9072"/>
          <w:sz w:val="16"/>
          <w:szCs w:val="17"/>
        </w:rPr>
        <w:t xml:space="preserve">/**&lt; Response data for configuration </w:t>
      </w:r>
    </w:p>
    <w:p w14:paraId="565722EE" w14:textId="3F37F592" w:rsidR="00675C21" w:rsidRPr="0064052B" w:rsidRDefault="002361D9" w:rsidP="002361D9">
      <w:pPr>
        <w:spacing w:after="0"/>
        <w:ind w:left="720"/>
        <w:rPr>
          <w:rFonts w:ascii="Courier New" w:hAnsi="Courier New" w:cs="Courier New"/>
          <w:color w:val="4E9072"/>
          <w:sz w:val="16"/>
          <w:szCs w:val="17"/>
        </w:rPr>
      </w:pPr>
      <w:r>
        <w:rPr>
          <w:rFonts w:ascii="Courier New" w:hAnsi="Courier New" w:cs="Courier New"/>
          <w:color w:val="006141"/>
          <w:sz w:val="16"/>
          <w:szCs w:val="17"/>
        </w:rPr>
        <w:t xml:space="preserve">                                               </w:t>
      </w:r>
      <w:r w:rsidR="00675C21" w:rsidRPr="0064052B">
        <w:rPr>
          <w:rFonts w:ascii="Courier New" w:hAnsi="Courier New" w:cs="Courier New"/>
          <w:color w:val="4E9072"/>
          <w:sz w:val="16"/>
          <w:szCs w:val="17"/>
        </w:rPr>
        <w:t>operations */</w:t>
      </w:r>
    </w:p>
    <w:p w14:paraId="0443968C" w14:textId="18785DD8" w:rsidR="002361D9" w:rsidRDefault="00675C21" w:rsidP="002361D9">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06141"/>
          <w:sz w:val="16"/>
          <w:szCs w:val="17"/>
        </w:rPr>
        <w:t>uint16_t</w:t>
      </w: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handle</w:t>
      </w:r>
      <w:r w:rsidRPr="0064052B">
        <w:rPr>
          <w:rFonts w:ascii="Courier New" w:hAnsi="Courier New" w:cs="Courier New"/>
          <w:color w:val="000000"/>
          <w:sz w:val="16"/>
          <w:szCs w:val="17"/>
        </w:rPr>
        <w:t xml:space="preserve">;       </w:t>
      </w:r>
      <w:r w:rsidRPr="0064052B">
        <w:rPr>
          <w:rFonts w:ascii="Courier New" w:hAnsi="Courier New" w:cs="Courier New"/>
          <w:color w:val="4E9072"/>
          <w:sz w:val="16"/>
          <w:szCs w:val="17"/>
        </w:rPr>
        <w:t xml:space="preserve">/**&lt; Response data for write operations </w:t>
      </w:r>
    </w:p>
    <w:p w14:paraId="67E3F53A" w14:textId="0004D552" w:rsidR="00675C21" w:rsidRPr="0064052B" w:rsidRDefault="002361D9" w:rsidP="002361D9">
      <w:pPr>
        <w:spacing w:after="0"/>
        <w:ind w:left="720"/>
        <w:rPr>
          <w:rFonts w:ascii="Courier New" w:hAnsi="Courier New" w:cs="Courier New"/>
          <w:color w:val="4E9072"/>
          <w:sz w:val="16"/>
          <w:szCs w:val="17"/>
        </w:rPr>
      </w:pPr>
      <w:r>
        <w:rPr>
          <w:rFonts w:ascii="Courier New" w:hAnsi="Courier New" w:cs="Courier New"/>
          <w:color w:val="006141"/>
          <w:sz w:val="16"/>
          <w:szCs w:val="17"/>
        </w:rPr>
        <w:t xml:space="preserve">                                           </w:t>
      </w:r>
      <w:r w:rsidR="00675C21" w:rsidRPr="0064052B">
        <w:rPr>
          <w:rFonts w:ascii="Courier New" w:hAnsi="Courier New" w:cs="Courier New"/>
          <w:color w:val="4E9072"/>
          <w:sz w:val="16"/>
          <w:szCs w:val="17"/>
        </w:rPr>
        <w:t>(initiated using #</w:t>
      </w:r>
      <w:proofErr w:type="spellStart"/>
      <w:r w:rsidR="00675C21" w:rsidRPr="0064052B">
        <w:rPr>
          <w:rFonts w:ascii="Courier New" w:hAnsi="Courier New" w:cs="Courier New"/>
          <w:color w:val="4E9072"/>
          <w:sz w:val="16"/>
          <w:szCs w:val="17"/>
        </w:rPr>
        <w:t>wiced_bt_gatt_send_write</w:t>
      </w:r>
      <w:proofErr w:type="spellEnd"/>
      <w:r w:rsidR="00675C21" w:rsidRPr="0064052B">
        <w:rPr>
          <w:rFonts w:ascii="Courier New" w:hAnsi="Courier New" w:cs="Courier New"/>
          <w:color w:val="4E9072"/>
          <w:sz w:val="16"/>
          <w:szCs w:val="17"/>
        </w:rPr>
        <w:t>) */</w:t>
      </w:r>
    </w:p>
    <w:p w14:paraId="52C946DF" w14:textId="2D2E236C" w:rsidR="00675C21" w:rsidRPr="00120A8E" w:rsidRDefault="00675C21" w:rsidP="00120A8E">
      <w:pPr>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6141"/>
          <w:sz w:val="16"/>
          <w:szCs w:val="17"/>
        </w:rPr>
        <w:t>wiced_bt_gatt_operation_complete_rsp_t</w:t>
      </w:r>
      <w:proofErr w:type="spellEnd"/>
      <w:r w:rsidRPr="0064052B">
        <w:rPr>
          <w:rFonts w:ascii="Courier New" w:hAnsi="Courier New" w:cs="Courier New"/>
          <w:color w:val="000000"/>
          <w:sz w:val="16"/>
          <w:szCs w:val="17"/>
        </w:rPr>
        <w:t xml:space="preserve">; </w:t>
      </w:r>
      <w:r w:rsidRPr="0064052B">
        <w:rPr>
          <w:rFonts w:ascii="Courier New" w:hAnsi="Courier New" w:cs="Courier New"/>
          <w:color w:val="4E9072"/>
          <w:sz w:val="16"/>
          <w:szCs w:val="17"/>
        </w:rPr>
        <w:t>/**&lt; GATT operation complete response type */</w:t>
      </w:r>
    </w:p>
    <w:p w14:paraId="194E162B" w14:textId="20645DBC" w:rsidR="00675C21" w:rsidRDefault="00C02303" w:rsidP="0039272C">
      <w:r>
        <w:t>The attribute value structure containing the</w:t>
      </w:r>
      <w:r w:rsidR="00675C21">
        <w:t xml:space="preserve"> </w:t>
      </w:r>
      <w:r>
        <w:t>GATT</w:t>
      </w:r>
      <w:r w:rsidR="00675C21">
        <w:t xml:space="preserve"> data</w:t>
      </w:r>
      <w:r>
        <w:t xml:space="preserve"> looks like this:</w:t>
      </w:r>
    </w:p>
    <w:p w14:paraId="02D36EAF" w14:textId="77777777" w:rsidR="006006D8" w:rsidRPr="0064052B" w:rsidRDefault="006006D8" w:rsidP="00120A8E">
      <w:pPr>
        <w:spacing w:after="0"/>
        <w:ind w:left="720"/>
        <w:rPr>
          <w:rFonts w:ascii="Courier New" w:hAnsi="Courier New" w:cs="Courier New"/>
          <w:color w:val="4E9072"/>
          <w:sz w:val="16"/>
          <w:szCs w:val="17"/>
        </w:rPr>
      </w:pPr>
      <w:r w:rsidRPr="0064052B">
        <w:rPr>
          <w:rFonts w:ascii="Courier New" w:hAnsi="Courier New" w:cs="Courier New"/>
          <w:color w:val="4E9072"/>
          <w:sz w:val="16"/>
          <w:szCs w:val="17"/>
        </w:rPr>
        <w:t>/**  Response data for read operations */</w:t>
      </w:r>
    </w:p>
    <w:p w14:paraId="0449D8DD" w14:textId="77777777" w:rsidR="006006D8" w:rsidRPr="0064052B" w:rsidRDefault="006006D8" w:rsidP="00120A8E">
      <w:pPr>
        <w:spacing w:after="0"/>
        <w:ind w:left="720"/>
        <w:rPr>
          <w:rFonts w:ascii="Courier New" w:hAnsi="Courier New" w:cs="Courier New"/>
          <w:color w:val="931A68"/>
          <w:sz w:val="16"/>
          <w:szCs w:val="17"/>
        </w:rPr>
      </w:pPr>
      <w:r w:rsidRPr="0064052B">
        <w:rPr>
          <w:rFonts w:ascii="Courier New" w:hAnsi="Courier New" w:cs="Courier New"/>
          <w:color w:val="931A68"/>
          <w:sz w:val="16"/>
          <w:szCs w:val="17"/>
        </w:rPr>
        <w:t>typedef</w:t>
      </w:r>
      <w:r w:rsidRPr="0064052B">
        <w:rPr>
          <w:rFonts w:ascii="Courier New" w:hAnsi="Courier New" w:cs="Courier New"/>
          <w:color w:val="000000"/>
          <w:sz w:val="16"/>
          <w:szCs w:val="17"/>
        </w:rPr>
        <w:t xml:space="preserve"> </w:t>
      </w:r>
      <w:r w:rsidRPr="0064052B">
        <w:rPr>
          <w:rFonts w:ascii="Courier New" w:hAnsi="Courier New" w:cs="Courier New"/>
          <w:color w:val="931A68"/>
          <w:sz w:val="16"/>
          <w:szCs w:val="17"/>
        </w:rPr>
        <w:t>struct</w:t>
      </w:r>
    </w:p>
    <w:p w14:paraId="20114CFD" w14:textId="77777777" w:rsidR="006006D8" w:rsidRPr="0064052B" w:rsidRDefault="006006D8" w:rsidP="00120A8E">
      <w:pPr>
        <w:spacing w:after="0"/>
        <w:ind w:left="720"/>
        <w:rPr>
          <w:rFonts w:ascii="Courier New" w:hAnsi="Courier New" w:cs="Courier New"/>
          <w:sz w:val="16"/>
          <w:szCs w:val="17"/>
        </w:rPr>
      </w:pPr>
      <w:r w:rsidRPr="0064052B">
        <w:rPr>
          <w:rFonts w:ascii="Courier New" w:hAnsi="Courier New" w:cs="Courier New"/>
          <w:sz w:val="16"/>
          <w:szCs w:val="17"/>
        </w:rPr>
        <w:t>{</w:t>
      </w:r>
    </w:p>
    <w:p w14:paraId="52C340F2" w14:textId="77777777" w:rsidR="006006D8" w:rsidRPr="0064052B" w:rsidRDefault="006006D8"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06141"/>
          <w:sz w:val="16"/>
          <w:szCs w:val="17"/>
        </w:rPr>
        <w:t>uint16_t</w:t>
      </w:r>
      <w:r w:rsidRPr="0064052B">
        <w:rPr>
          <w:rFonts w:ascii="Courier New" w:hAnsi="Courier New" w:cs="Courier New"/>
          <w:sz w:val="16"/>
          <w:szCs w:val="17"/>
        </w:rPr>
        <w:t xml:space="preserve">                    </w:t>
      </w:r>
      <w:r w:rsidRPr="0064052B">
        <w:rPr>
          <w:rFonts w:ascii="Courier New" w:hAnsi="Courier New" w:cs="Courier New"/>
          <w:color w:val="0326CC"/>
          <w:sz w:val="16"/>
          <w:szCs w:val="17"/>
        </w:rPr>
        <w:t>handle</w:t>
      </w:r>
      <w:r w:rsidRPr="0064052B">
        <w:rPr>
          <w:rFonts w:ascii="Courier New" w:hAnsi="Courier New" w:cs="Courier New"/>
          <w:sz w:val="16"/>
          <w:szCs w:val="17"/>
        </w:rPr>
        <w:t xml:space="preserve">;     </w:t>
      </w:r>
      <w:r w:rsidRPr="0064052B">
        <w:rPr>
          <w:rFonts w:ascii="Courier New" w:hAnsi="Courier New" w:cs="Courier New"/>
          <w:color w:val="4E9072"/>
          <w:sz w:val="16"/>
          <w:szCs w:val="17"/>
        </w:rPr>
        <w:t>/**&lt; handle */</w:t>
      </w:r>
    </w:p>
    <w:p w14:paraId="279F539A" w14:textId="77777777" w:rsidR="006006D8" w:rsidRPr="0064052B" w:rsidRDefault="006006D8"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06141"/>
          <w:sz w:val="16"/>
          <w:szCs w:val="17"/>
        </w:rPr>
        <w:t>uint16_t</w:t>
      </w:r>
      <w:r w:rsidRPr="0064052B">
        <w:rPr>
          <w:rFonts w:ascii="Courier New" w:hAnsi="Courier New" w:cs="Courier New"/>
          <w:sz w:val="16"/>
          <w:szCs w:val="17"/>
        </w:rPr>
        <w:t xml:space="preserve">                    </w:t>
      </w:r>
      <w:proofErr w:type="spellStart"/>
      <w:r w:rsidRPr="0064052B">
        <w:rPr>
          <w:rFonts w:ascii="Courier New" w:hAnsi="Courier New" w:cs="Courier New"/>
          <w:color w:val="0326CC"/>
          <w:sz w:val="16"/>
          <w:szCs w:val="17"/>
        </w:rPr>
        <w:t>len</w:t>
      </w:r>
      <w:proofErr w:type="spellEnd"/>
      <w:r w:rsidRPr="0064052B">
        <w:rPr>
          <w:rFonts w:ascii="Courier New" w:hAnsi="Courier New" w:cs="Courier New"/>
          <w:sz w:val="16"/>
          <w:szCs w:val="17"/>
        </w:rPr>
        <w:t xml:space="preserve">;        </w:t>
      </w:r>
      <w:r w:rsidRPr="0064052B">
        <w:rPr>
          <w:rFonts w:ascii="Courier New" w:hAnsi="Courier New" w:cs="Courier New"/>
          <w:color w:val="4E9072"/>
          <w:sz w:val="16"/>
          <w:szCs w:val="17"/>
        </w:rPr>
        <w:t>/**&lt; length of response data */</w:t>
      </w:r>
    </w:p>
    <w:p w14:paraId="26570846" w14:textId="77777777" w:rsidR="006006D8" w:rsidRPr="0064052B" w:rsidRDefault="006006D8"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06141"/>
          <w:sz w:val="16"/>
          <w:szCs w:val="17"/>
        </w:rPr>
        <w:t>uint16_t</w:t>
      </w:r>
      <w:r w:rsidRPr="0064052B">
        <w:rPr>
          <w:rFonts w:ascii="Courier New" w:hAnsi="Courier New" w:cs="Courier New"/>
          <w:sz w:val="16"/>
          <w:szCs w:val="17"/>
        </w:rPr>
        <w:t xml:space="preserve">                    </w:t>
      </w:r>
      <w:r w:rsidRPr="0064052B">
        <w:rPr>
          <w:rFonts w:ascii="Courier New" w:hAnsi="Courier New" w:cs="Courier New"/>
          <w:color w:val="0326CC"/>
          <w:sz w:val="16"/>
          <w:szCs w:val="17"/>
        </w:rPr>
        <w:t>offset</w:t>
      </w:r>
      <w:r w:rsidRPr="0064052B">
        <w:rPr>
          <w:rFonts w:ascii="Courier New" w:hAnsi="Courier New" w:cs="Courier New"/>
          <w:sz w:val="16"/>
          <w:szCs w:val="17"/>
        </w:rPr>
        <w:t xml:space="preserve">;     </w:t>
      </w:r>
      <w:r w:rsidRPr="0064052B">
        <w:rPr>
          <w:rFonts w:ascii="Courier New" w:hAnsi="Courier New" w:cs="Courier New"/>
          <w:color w:val="4E9072"/>
          <w:sz w:val="16"/>
          <w:szCs w:val="17"/>
        </w:rPr>
        <w:t>/**&lt; offset */</w:t>
      </w:r>
    </w:p>
    <w:p w14:paraId="73E52A49" w14:textId="77777777" w:rsidR="006006D8" w:rsidRPr="0064052B" w:rsidRDefault="006006D8"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06141"/>
          <w:sz w:val="16"/>
          <w:szCs w:val="17"/>
        </w:rPr>
        <w:t>uint8_t</w:t>
      </w:r>
      <w:r w:rsidRPr="0064052B">
        <w:rPr>
          <w:rFonts w:ascii="Courier New" w:hAnsi="Courier New" w:cs="Courier New"/>
          <w:sz w:val="16"/>
          <w:szCs w:val="17"/>
        </w:rPr>
        <w:t xml:space="preserve">                     *</w:t>
      </w:r>
      <w:proofErr w:type="spellStart"/>
      <w:r w:rsidRPr="0064052B">
        <w:rPr>
          <w:rFonts w:ascii="Courier New" w:hAnsi="Courier New" w:cs="Courier New"/>
          <w:color w:val="0326CC"/>
          <w:sz w:val="16"/>
          <w:szCs w:val="17"/>
        </w:rPr>
        <w:t>p_data</w:t>
      </w:r>
      <w:proofErr w:type="spellEnd"/>
      <w:r w:rsidRPr="0064052B">
        <w:rPr>
          <w:rFonts w:ascii="Courier New" w:hAnsi="Courier New" w:cs="Courier New"/>
          <w:sz w:val="16"/>
          <w:szCs w:val="17"/>
        </w:rPr>
        <w:t xml:space="preserve">;    </w:t>
      </w:r>
      <w:r w:rsidRPr="0064052B">
        <w:rPr>
          <w:rFonts w:ascii="Courier New" w:hAnsi="Courier New" w:cs="Courier New"/>
          <w:color w:val="4E9072"/>
          <w:sz w:val="16"/>
          <w:szCs w:val="17"/>
        </w:rPr>
        <w:t>/**&lt; attribute data */</w:t>
      </w:r>
    </w:p>
    <w:p w14:paraId="39942FF3" w14:textId="77777777" w:rsidR="006006D8" w:rsidRPr="0064052B" w:rsidRDefault="006006D8" w:rsidP="00120A8E">
      <w:pPr>
        <w:ind w:left="720"/>
        <w:rPr>
          <w:rFonts w:ascii="Courier New" w:hAnsi="Courier New" w:cs="Courier New"/>
          <w:color w:val="006141"/>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6141"/>
          <w:sz w:val="16"/>
          <w:szCs w:val="17"/>
        </w:rPr>
        <w:t>wiced_bt_gatt_data_t</w:t>
      </w:r>
      <w:proofErr w:type="spellEnd"/>
      <w:r w:rsidRPr="0064052B">
        <w:rPr>
          <w:rFonts w:ascii="Courier New" w:hAnsi="Courier New" w:cs="Courier New"/>
          <w:color w:val="000000"/>
          <w:sz w:val="16"/>
          <w:szCs w:val="17"/>
        </w:rPr>
        <w:t>;</w:t>
      </w:r>
    </w:p>
    <w:p w14:paraId="0BB1CAEA" w14:textId="79D367C7" w:rsidR="006C1C3E" w:rsidRDefault="00C3389C" w:rsidP="006C1C3E">
      <w:r>
        <w:t>The</w:t>
      </w:r>
      <w:r w:rsidR="00675C21">
        <w:t>s</w:t>
      </w:r>
      <w:r>
        <w:t>e</w:t>
      </w:r>
      <w:r w:rsidR="00675C21">
        <w:t xml:space="preserve"> structure</w:t>
      </w:r>
      <w:r>
        <w:t>s</w:t>
      </w:r>
      <w:r w:rsidR="00675C21">
        <w:t xml:space="preserve"> look a bit overwhelming, but y</w:t>
      </w:r>
      <w:r w:rsidR="006C1C3E">
        <w:t>ou can easily use this information to find out what happened.  Here is an example of how you might deal with this cal</w:t>
      </w:r>
      <w:r>
        <w:t xml:space="preserve">lback to print out the response and all the raw bytes of the data that </w:t>
      </w:r>
      <w:r w:rsidR="00270D1F">
        <w:t>were</w:t>
      </w:r>
      <w:r>
        <w:t xml:space="preserve"> sent.</w:t>
      </w:r>
    </w:p>
    <w:p w14:paraId="3EC21CBE" w14:textId="77777777" w:rsidR="006C1C3E" w:rsidRPr="0064052B" w:rsidRDefault="006C1C3E" w:rsidP="00120A8E">
      <w:pPr>
        <w:spacing w:after="0"/>
        <w:ind w:left="720"/>
        <w:rPr>
          <w:rFonts w:ascii="Courier New" w:hAnsi="Courier New" w:cs="Courier New"/>
          <w:color w:val="0326CC"/>
          <w:sz w:val="16"/>
          <w:szCs w:val="17"/>
        </w:rPr>
      </w:pPr>
      <w:r w:rsidRPr="0064052B">
        <w:rPr>
          <w:rFonts w:ascii="Courier New" w:hAnsi="Courier New" w:cs="Courier New"/>
          <w:color w:val="931A68"/>
          <w:sz w:val="16"/>
          <w:szCs w:val="17"/>
        </w:rPr>
        <w:t>case</w:t>
      </w: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GATT_OPERATION_CPLT_EVT</w:t>
      </w:r>
      <w:r w:rsidRPr="0064052B">
        <w:rPr>
          <w:rFonts w:ascii="Courier New" w:hAnsi="Courier New" w:cs="Courier New"/>
          <w:color w:val="000000"/>
          <w:sz w:val="16"/>
          <w:szCs w:val="17"/>
        </w:rPr>
        <w:t>:</w:t>
      </w:r>
    </w:p>
    <w:p w14:paraId="37D58588" w14:textId="77777777" w:rsidR="006C1C3E" w:rsidRPr="0064052B" w:rsidRDefault="006C1C3E" w:rsidP="00120A8E">
      <w:pPr>
        <w:spacing w:after="0"/>
        <w:ind w:left="720"/>
        <w:rPr>
          <w:rFonts w:ascii="Courier New" w:hAnsi="Courier New" w:cs="Courier New"/>
          <w:sz w:val="16"/>
          <w:szCs w:val="17"/>
        </w:rPr>
      </w:pPr>
    </w:p>
    <w:p w14:paraId="15708A73" w14:textId="5734B310" w:rsidR="006C1C3E" w:rsidRPr="0064052B" w:rsidRDefault="006C1C3E" w:rsidP="00120A8E">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4E9072"/>
          <w:sz w:val="16"/>
          <w:szCs w:val="17"/>
        </w:rPr>
        <w:t>// When you get something back from the peripheral... print it out.. the data</w:t>
      </w:r>
    </w:p>
    <w:p w14:paraId="197C21AA" w14:textId="00636E1B" w:rsidR="006C1C3E" w:rsidRPr="0064052B" w:rsidRDefault="006C1C3E" w:rsidP="00120A8E">
      <w:pPr>
        <w:spacing w:after="0"/>
        <w:ind w:left="720"/>
        <w:rPr>
          <w:rFonts w:ascii="Courier New" w:hAnsi="Courier New" w:cs="Courier New"/>
          <w:color w:val="3933FF"/>
          <w:sz w:val="16"/>
          <w:szCs w:val="17"/>
        </w:rPr>
      </w:pPr>
      <w:r w:rsidRPr="0064052B">
        <w:rPr>
          <w:rFonts w:ascii="Courier New" w:hAnsi="Courier New" w:cs="Courier New"/>
          <w:color w:val="000000"/>
          <w:sz w:val="16"/>
          <w:szCs w:val="17"/>
        </w:rPr>
        <w:t>  WICED_BT_TRACE(</w:t>
      </w:r>
      <w:r w:rsidRPr="0064052B">
        <w:rPr>
          <w:rFonts w:ascii="Courier New" w:hAnsi="Courier New" w:cs="Courier New"/>
          <w:color w:val="3933FF"/>
          <w:sz w:val="16"/>
          <w:szCs w:val="17"/>
        </w:rPr>
        <w:t xml:space="preserve">"Event Complete </w:t>
      </w:r>
      <w:r w:rsidRPr="0064052B">
        <w:rPr>
          <w:rFonts w:ascii="Courier New" w:hAnsi="Courier New" w:cs="Courier New"/>
          <w:color w:val="3933FF"/>
          <w:sz w:val="16"/>
          <w:szCs w:val="17"/>
          <w:u w:val="single"/>
        </w:rPr>
        <w:t>Conn</w:t>
      </w:r>
      <w:r w:rsidRPr="0064052B">
        <w:rPr>
          <w:rFonts w:ascii="Courier New" w:hAnsi="Courier New" w:cs="Courier New"/>
          <w:color w:val="3933FF"/>
          <w:sz w:val="16"/>
          <w:szCs w:val="17"/>
        </w:rPr>
        <w:t xml:space="preserve">=%d </w:t>
      </w:r>
      <w:r w:rsidRPr="0064052B">
        <w:rPr>
          <w:rFonts w:ascii="Courier New" w:hAnsi="Courier New" w:cs="Courier New"/>
          <w:color w:val="3933FF"/>
          <w:sz w:val="16"/>
          <w:szCs w:val="17"/>
          <w:u w:val="single"/>
        </w:rPr>
        <w:t>Op</w:t>
      </w:r>
      <w:r w:rsidRPr="0064052B">
        <w:rPr>
          <w:rFonts w:ascii="Courier New" w:hAnsi="Courier New" w:cs="Courier New"/>
          <w:color w:val="3933FF"/>
          <w:sz w:val="16"/>
          <w:szCs w:val="17"/>
        </w:rPr>
        <w:t xml:space="preserve">=%d status=0x%X Handle=0x%X </w:t>
      </w:r>
      <w:proofErr w:type="spellStart"/>
      <w:r w:rsidRPr="0064052B">
        <w:rPr>
          <w:rFonts w:ascii="Courier New" w:hAnsi="Courier New" w:cs="Courier New"/>
          <w:color w:val="3933FF"/>
          <w:sz w:val="16"/>
          <w:szCs w:val="17"/>
          <w:u w:val="single"/>
        </w:rPr>
        <w:t>len</w:t>
      </w:r>
      <w:proofErr w:type="spellEnd"/>
      <w:r w:rsidRPr="0064052B">
        <w:rPr>
          <w:rFonts w:ascii="Courier New" w:hAnsi="Courier New" w:cs="Courier New"/>
          <w:color w:val="3933FF"/>
          <w:sz w:val="16"/>
          <w:szCs w:val="17"/>
        </w:rPr>
        <w:t>=%d Data="</w:t>
      </w:r>
      <w:r w:rsidRPr="0064052B">
        <w:rPr>
          <w:rFonts w:ascii="Courier New" w:hAnsi="Courier New" w:cs="Courier New"/>
          <w:color w:val="000000"/>
          <w:sz w:val="16"/>
          <w:szCs w:val="17"/>
        </w:rPr>
        <w:t>,</w:t>
      </w:r>
    </w:p>
    <w:p w14:paraId="4A243FF6"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p_data</w:t>
      </w:r>
      <w:proofErr w:type="spellEnd"/>
      <w:r w:rsidRPr="0064052B">
        <w:rPr>
          <w:rFonts w:ascii="Courier New" w:hAnsi="Courier New" w:cs="Courier New"/>
          <w:sz w:val="16"/>
          <w:szCs w:val="17"/>
        </w:rPr>
        <w:t>-&gt;</w:t>
      </w:r>
      <w:proofErr w:type="spellStart"/>
      <w:r w:rsidRPr="0064052B">
        <w:rPr>
          <w:rFonts w:ascii="Courier New" w:hAnsi="Courier New" w:cs="Courier New"/>
          <w:color w:val="0326CC"/>
          <w:sz w:val="16"/>
          <w:szCs w:val="17"/>
        </w:rPr>
        <w:t>operation_complete</w:t>
      </w:r>
      <w:r w:rsidRPr="0064052B">
        <w:rPr>
          <w:rFonts w:ascii="Courier New" w:hAnsi="Courier New" w:cs="Courier New"/>
          <w:sz w:val="16"/>
          <w:szCs w:val="17"/>
        </w:rPr>
        <w:t>.</w:t>
      </w:r>
      <w:r w:rsidRPr="0064052B">
        <w:rPr>
          <w:rFonts w:ascii="Courier New" w:hAnsi="Courier New" w:cs="Courier New"/>
          <w:color w:val="0326CC"/>
          <w:sz w:val="16"/>
          <w:szCs w:val="17"/>
        </w:rPr>
        <w:t>conn_id</w:t>
      </w:r>
      <w:proofErr w:type="spellEnd"/>
      <w:r w:rsidRPr="0064052B">
        <w:rPr>
          <w:rFonts w:ascii="Courier New" w:hAnsi="Courier New" w:cs="Courier New"/>
          <w:sz w:val="16"/>
          <w:szCs w:val="17"/>
        </w:rPr>
        <w:t>,</w:t>
      </w:r>
    </w:p>
    <w:p w14:paraId="6BB6ABF6"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p_data</w:t>
      </w:r>
      <w:proofErr w:type="spellEnd"/>
      <w:r w:rsidRPr="0064052B">
        <w:rPr>
          <w:rFonts w:ascii="Courier New" w:hAnsi="Courier New" w:cs="Courier New"/>
          <w:sz w:val="16"/>
          <w:szCs w:val="17"/>
        </w:rPr>
        <w:t>-&gt;</w:t>
      </w:r>
      <w:proofErr w:type="spellStart"/>
      <w:r w:rsidRPr="0064052B">
        <w:rPr>
          <w:rFonts w:ascii="Courier New" w:hAnsi="Courier New" w:cs="Courier New"/>
          <w:color w:val="0326CC"/>
          <w:sz w:val="16"/>
          <w:szCs w:val="17"/>
        </w:rPr>
        <w:t>operation_complete</w:t>
      </w:r>
      <w:r w:rsidRPr="0064052B">
        <w:rPr>
          <w:rFonts w:ascii="Courier New" w:hAnsi="Courier New" w:cs="Courier New"/>
          <w:sz w:val="16"/>
          <w:szCs w:val="17"/>
        </w:rPr>
        <w:t>.</w:t>
      </w:r>
      <w:r w:rsidRPr="0064052B">
        <w:rPr>
          <w:rFonts w:ascii="Courier New" w:hAnsi="Courier New" w:cs="Courier New"/>
          <w:color w:val="0326CC"/>
          <w:sz w:val="16"/>
          <w:szCs w:val="17"/>
        </w:rPr>
        <w:t>op</w:t>
      </w:r>
      <w:proofErr w:type="spellEnd"/>
      <w:r w:rsidRPr="0064052B">
        <w:rPr>
          <w:rFonts w:ascii="Courier New" w:hAnsi="Courier New" w:cs="Courier New"/>
          <w:sz w:val="16"/>
          <w:szCs w:val="17"/>
        </w:rPr>
        <w:t>,</w:t>
      </w:r>
    </w:p>
    <w:p w14:paraId="59EFF646"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p_data</w:t>
      </w:r>
      <w:proofErr w:type="spellEnd"/>
      <w:r w:rsidRPr="0064052B">
        <w:rPr>
          <w:rFonts w:ascii="Courier New" w:hAnsi="Courier New" w:cs="Courier New"/>
          <w:sz w:val="16"/>
          <w:szCs w:val="17"/>
        </w:rPr>
        <w:t>-&gt;</w:t>
      </w:r>
      <w:proofErr w:type="spellStart"/>
      <w:r w:rsidRPr="0064052B">
        <w:rPr>
          <w:rFonts w:ascii="Courier New" w:hAnsi="Courier New" w:cs="Courier New"/>
          <w:color w:val="0326CC"/>
          <w:sz w:val="16"/>
          <w:szCs w:val="17"/>
        </w:rPr>
        <w:t>operation_complete</w:t>
      </w:r>
      <w:r w:rsidRPr="0064052B">
        <w:rPr>
          <w:rFonts w:ascii="Courier New" w:hAnsi="Courier New" w:cs="Courier New"/>
          <w:sz w:val="16"/>
          <w:szCs w:val="17"/>
        </w:rPr>
        <w:t>.</w:t>
      </w:r>
      <w:r w:rsidRPr="0064052B">
        <w:rPr>
          <w:rFonts w:ascii="Courier New" w:hAnsi="Courier New" w:cs="Courier New"/>
          <w:color w:val="0326CC"/>
          <w:sz w:val="16"/>
          <w:szCs w:val="17"/>
        </w:rPr>
        <w:t>status</w:t>
      </w:r>
      <w:proofErr w:type="spellEnd"/>
      <w:r w:rsidRPr="0064052B">
        <w:rPr>
          <w:rFonts w:ascii="Courier New" w:hAnsi="Courier New" w:cs="Courier New"/>
          <w:sz w:val="16"/>
          <w:szCs w:val="17"/>
        </w:rPr>
        <w:t>,</w:t>
      </w:r>
    </w:p>
    <w:p w14:paraId="65C7C9A6" w14:textId="77777777" w:rsidR="006C1C3E" w:rsidRPr="0064052B" w:rsidRDefault="006C1C3E" w:rsidP="00120A8E">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0000"/>
          <w:sz w:val="16"/>
          <w:szCs w:val="17"/>
        </w:rPr>
        <w:t>p_data</w:t>
      </w:r>
      <w:proofErr w:type="spellEnd"/>
      <w:r w:rsidRPr="0064052B">
        <w:rPr>
          <w:rFonts w:ascii="Courier New" w:hAnsi="Courier New" w:cs="Courier New"/>
          <w:color w:val="000000"/>
          <w:sz w:val="16"/>
          <w:szCs w:val="17"/>
        </w:rPr>
        <w:t>-&gt;</w:t>
      </w:r>
      <w:proofErr w:type="spellStart"/>
      <w:r w:rsidRPr="0064052B">
        <w:rPr>
          <w:rFonts w:ascii="Courier New" w:hAnsi="Courier New" w:cs="Courier New"/>
          <w:color w:val="0326CC"/>
          <w:sz w:val="16"/>
          <w:szCs w:val="17"/>
        </w:rPr>
        <w:t>operation_complete</w:t>
      </w:r>
      <w:r w:rsidRPr="0064052B">
        <w:rPr>
          <w:rFonts w:ascii="Courier New" w:hAnsi="Courier New" w:cs="Courier New"/>
          <w:color w:val="000000"/>
          <w:sz w:val="16"/>
          <w:szCs w:val="17"/>
        </w:rPr>
        <w:t>.</w:t>
      </w:r>
      <w:r w:rsidRPr="0064052B">
        <w:rPr>
          <w:rFonts w:ascii="Courier New" w:hAnsi="Courier New" w:cs="Courier New"/>
          <w:color w:val="0326CC"/>
          <w:sz w:val="16"/>
          <w:szCs w:val="17"/>
        </w:rPr>
        <w:t>response_data</w:t>
      </w:r>
      <w:r w:rsidRPr="0064052B">
        <w:rPr>
          <w:rFonts w:ascii="Courier New" w:hAnsi="Courier New" w:cs="Courier New"/>
          <w:color w:val="000000"/>
          <w:sz w:val="16"/>
          <w:szCs w:val="17"/>
        </w:rPr>
        <w:t>.</w:t>
      </w:r>
      <w:r w:rsidRPr="0064052B">
        <w:rPr>
          <w:rFonts w:ascii="Courier New" w:hAnsi="Courier New" w:cs="Courier New"/>
          <w:color w:val="0326CC"/>
          <w:sz w:val="16"/>
          <w:szCs w:val="17"/>
        </w:rPr>
        <w:t>handle</w:t>
      </w:r>
      <w:proofErr w:type="spellEnd"/>
      <w:r w:rsidRPr="0064052B">
        <w:rPr>
          <w:rFonts w:ascii="Courier New" w:hAnsi="Courier New" w:cs="Courier New"/>
          <w:color w:val="000000"/>
          <w:sz w:val="16"/>
          <w:szCs w:val="17"/>
        </w:rPr>
        <w:t>,</w:t>
      </w:r>
    </w:p>
    <w:p w14:paraId="3C8FC690" w14:textId="77777777" w:rsidR="006C1C3E" w:rsidRPr="0064052B" w:rsidRDefault="006C1C3E" w:rsidP="00120A8E">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0000"/>
          <w:sz w:val="16"/>
          <w:szCs w:val="17"/>
        </w:rPr>
        <w:t>p_data</w:t>
      </w:r>
      <w:proofErr w:type="spellEnd"/>
      <w:r w:rsidRPr="0064052B">
        <w:rPr>
          <w:rFonts w:ascii="Courier New" w:hAnsi="Courier New" w:cs="Courier New"/>
          <w:color w:val="000000"/>
          <w:sz w:val="16"/>
          <w:szCs w:val="17"/>
        </w:rPr>
        <w:t>-&gt;</w:t>
      </w:r>
      <w:proofErr w:type="spellStart"/>
      <w:r w:rsidRPr="0064052B">
        <w:rPr>
          <w:rFonts w:ascii="Courier New" w:hAnsi="Courier New" w:cs="Courier New"/>
          <w:color w:val="0326CC"/>
          <w:sz w:val="16"/>
          <w:szCs w:val="17"/>
        </w:rPr>
        <w:t>operation_complete</w:t>
      </w:r>
      <w:r w:rsidRPr="0064052B">
        <w:rPr>
          <w:rFonts w:ascii="Courier New" w:hAnsi="Courier New" w:cs="Courier New"/>
          <w:color w:val="000000"/>
          <w:sz w:val="16"/>
          <w:szCs w:val="17"/>
        </w:rPr>
        <w:t>.</w:t>
      </w:r>
      <w:r w:rsidRPr="0064052B">
        <w:rPr>
          <w:rFonts w:ascii="Courier New" w:hAnsi="Courier New" w:cs="Courier New"/>
          <w:color w:val="0326CC"/>
          <w:sz w:val="16"/>
          <w:szCs w:val="17"/>
        </w:rPr>
        <w:t>response_data</w:t>
      </w:r>
      <w:r w:rsidRPr="0064052B">
        <w:rPr>
          <w:rFonts w:ascii="Courier New" w:hAnsi="Courier New" w:cs="Courier New"/>
          <w:color w:val="000000"/>
          <w:sz w:val="16"/>
          <w:szCs w:val="17"/>
        </w:rPr>
        <w:t>.</w:t>
      </w:r>
      <w:r w:rsidRPr="0064052B">
        <w:rPr>
          <w:rFonts w:ascii="Courier New" w:hAnsi="Courier New" w:cs="Courier New"/>
          <w:color w:val="0326CC"/>
          <w:sz w:val="16"/>
          <w:szCs w:val="17"/>
        </w:rPr>
        <w:t>att_value</w:t>
      </w:r>
      <w:r w:rsidRPr="0064052B">
        <w:rPr>
          <w:rFonts w:ascii="Courier New" w:hAnsi="Courier New" w:cs="Courier New"/>
          <w:color w:val="000000"/>
          <w:sz w:val="16"/>
          <w:szCs w:val="17"/>
        </w:rPr>
        <w:t>.</w:t>
      </w:r>
      <w:r w:rsidRPr="0064052B">
        <w:rPr>
          <w:rFonts w:ascii="Courier New" w:hAnsi="Courier New" w:cs="Courier New"/>
          <w:color w:val="0326CC"/>
          <w:sz w:val="16"/>
          <w:szCs w:val="17"/>
        </w:rPr>
        <w:t>len</w:t>
      </w:r>
      <w:proofErr w:type="spellEnd"/>
      <w:r w:rsidRPr="0064052B">
        <w:rPr>
          <w:rFonts w:ascii="Courier New" w:hAnsi="Courier New" w:cs="Courier New"/>
          <w:color w:val="000000"/>
          <w:sz w:val="16"/>
          <w:szCs w:val="17"/>
        </w:rPr>
        <w:t>);</w:t>
      </w:r>
    </w:p>
    <w:p w14:paraId="72C1534F" w14:textId="77777777" w:rsidR="006C1C3E" w:rsidRPr="00D858ED" w:rsidRDefault="006C1C3E" w:rsidP="00120A8E">
      <w:pPr>
        <w:spacing w:after="0"/>
        <w:ind w:left="720"/>
        <w:rPr>
          <w:rFonts w:ascii="Monaco" w:hAnsi="Monaco"/>
          <w:sz w:val="17"/>
          <w:szCs w:val="17"/>
        </w:rPr>
      </w:pPr>
    </w:p>
    <w:p w14:paraId="7DA5E519" w14:textId="77777777" w:rsidR="006C1C3E" w:rsidRPr="0064052B" w:rsidRDefault="006C1C3E" w:rsidP="00120A8E">
      <w:pPr>
        <w:spacing w:after="0"/>
        <w:ind w:left="720"/>
        <w:rPr>
          <w:rFonts w:ascii="Courier New" w:hAnsi="Courier New" w:cs="Courier New"/>
          <w:color w:val="0326CC"/>
          <w:sz w:val="16"/>
          <w:szCs w:val="17"/>
        </w:rPr>
      </w:pPr>
      <w:r w:rsidRPr="00D858ED">
        <w:rPr>
          <w:rFonts w:ascii="Monaco" w:hAnsi="Monaco"/>
          <w:color w:val="000000"/>
          <w:sz w:val="17"/>
          <w:szCs w:val="17"/>
        </w:rPr>
        <w:t xml:space="preserve">     </w:t>
      </w:r>
      <w:r w:rsidRPr="0064052B">
        <w:rPr>
          <w:rFonts w:ascii="Courier New" w:hAnsi="Courier New" w:cs="Courier New"/>
          <w:color w:val="931A68"/>
          <w:sz w:val="16"/>
          <w:szCs w:val="17"/>
        </w:rPr>
        <w:t>for</w:t>
      </w:r>
      <w:r w:rsidRPr="0064052B">
        <w:rPr>
          <w:rFonts w:ascii="Courier New" w:hAnsi="Courier New" w:cs="Courier New"/>
          <w:color w:val="000000"/>
          <w:sz w:val="16"/>
          <w:szCs w:val="17"/>
        </w:rPr>
        <w:t>(</w:t>
      </w:r>
      <w:proofErr w:type="spellStart"/>
      <w:r w:rsidRPr="0064052B">
        <w:rPr>
          <w:rFonts w:ascii="Courier New" w:hAnsi="Courier New" w:cs="Courier New"/>
          <w:color w:val="931A68"/>
          <w:sz w:val="16"/>
          <w:szCs w:val="17"/>
        </w:rPr>
        <w:t>int</w:t>
      </w:r>
      <w:proofErr w:type="spellEnd"/>
      <w:r w:rsidRPr="0064052B">
        <w:rPr>
          <w:rFonts w:ascii="Courier New" w:hAnsi="Courier New" w:cs="Courier New"/>
          <w:color w:val="000000"/>
          <w:sz w:val="16"/>
          <w:szCs w:val="17"/>
        </w:rPr>
        <w:t xml:space="preserve"> i=0;i&lt;p_data-&gt;</w:t>
      </w:r>
      <w:r w:rsidRPr="0064052B">
        <w:rPr>
          <w:rFonts w:ascii="Courier New" w:hAnsi="Courier New" w:cs="Courier New"/>
          <w:color w:val="0326CC"/>
          <w:sz w:val="16"/>
          <w:szCs w:val="17"/>
        </w:rPr>
        <w:t>operation_complete</w:t>
      </w:r>
      <w:r w:rsidRPr="0064052B">
        <w:rPr>
          <w:rFonts w:ascii="Courier New" w:hAnsi="Courier New" w:cs="Courier New"/>
          <w:color w:val="000000"/>
          <w:sz w:val="16"/>
          <w:szCs w:val="17"/>
        </w:rPr>
        <w:t>.</w:t>
      </w:r>
      <w:r w:rsidRPr="0064052B">
        <w:rPr>
          <w:rFonts w:ascii="Courier New" w:hAnsi="Courier New" w:cs="Courier New"/>
          <w:color w:val="0326CC"/>
          <w:sz w:val="16"/>
          <w:szCs w:val="17"/>
        </w:rPr>
        <w:t>response_data</w:t>
      </w:r>
      <w:r w:rsidRPr="0064052B">
        <w:rPr>
          <w:rFonts w:ascii="Courier New" w:hAnsi="Courier New" w:cs="Courier New"/>
          <w:color w:val="000000"/>
          <w:sz w:val="16"/>
          <w:szCs w:val="17"/>
        </w:rPr>
        <w:t>.</w:t>
      </w:r>
      <w:r w:rsidRPr="0064052B">
        <w:rPr>
          <w:rFonts w:ascii="Courier New" w:hAnsi="Courier New" w:cs="Courier New"/>
          <w:color w:val="0326CC"/>
          <w:sz w:val="16"/>
          <w:szCs w:val="17"/>
        </w:rPr>
        <w:t>att_value</w:t>
      </w:r>
      <w:r w:rsidRPr="0064052B">
        <w:rPr>
          <w:rFonts w:ascii="Courier New" w:hAnsi="Courier New" w:cs="Courier New"/>
          <w:color w:val="000000"/>
          <w:sz w:val="16"/>
          <w:szCs w:val="17"/>
        </w:rPr>
        <w:t>.</w:t>
      </w:r>
      <w:r w:rsidRPr="0064052B">
        <w:rPr>
          <w:rFonts w:ascii="Courier New" w:hAnsi="Courier New" w:cs="Courier New"/>
          <w:color w:val="0326CC"/>
          <w:sz w:val="16"/>
          <w:szCs w:val="17"/>
        </w:rPr>
        <w:t>len</w:t>
      </w:r>
      <w:r w:rsidRPr="0064052B">
        <w:rPr>
          <w:rFonts w:ascii="Courier New" w:hAnsi="Courier New" w:cs="Courier New"/>
          <w:color w:val="000000"/>
          <w:sz w:val="16"/>
          <w:szCs w:val="17"/>
        </w:rPr>
        <w:t>;i++)</w:t>
      </w:r>
    </w:p>
    <w:p w14:paraId="6052E365"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w:t>
      </w:r>
    </w:p>
    <w:p w14:paraId="0F3276FC" w14:textId="70031111" w:rsidR="00120A8E" w:rsidRDefault="006C1C3E" w:rsidP="00120A8E">
      <w:pPr>
        <w:spacing w:after="0"/>
        <w:ind w:left="720"/>
        <w:rPr>
          <w:rFonts w:ascii="Courier New" w:hAnsi="Courier New" w:cs="Courier New"/>
          <w:color w:val="000000"/>
          <w:sz w:val="16"/>
          <w:szCs w:val="17"/>
        </w:rPr>
      </w:pPr>
      <w:r w:rsidRPr="0064052B">
        <w:rPr>
          <w:rFonts w:ascii="Courier New" w:hAnsi="Courier New" w:cs="Courier New"/>
          <w:color w:val="000000"/>
          <w:sz w:val="16"/>
          <w:szCs w:val="17"/>
        </w:rPr>
        <w:t xml:space="preserve">      </w:t>
      </w:r>
      <w:r w:rsidR="001865F2">
        <w:rPr>
          <w:rFonts w:ascii="Courier New" w:hAnsi="Courier New" w:cs="Courier New"/>
          <w:color w:val="000000"/>
          <w:sz w:val="16"/>
          <w:szCs w:val="17"/>
        </w:rPr>
        <w:t xml:space="preserve">   </w:t>
      </w:r>
      <w:r w:rsidRPr="0064052B">
        <w:rPr>
          <w:rFonts w:ascii="Courier New" w:hAnsi="Courier New" w:cs="Courier New"/>
          <w:color w:val="000000"/>
          <w:sz w:val="16"/>
          <w:szCs w:val="17"/>
        </w:rPr>
        <w:t>WICED_BT_TRACE(</w:t>
      </w:r>
      <w:r w:rsidRPr="0064052B">
        <w:rPr>
          <w:rFonts w:ascii="Courier New" w:hAnsi="Courier New" w:cs="Courier New"/>
          <w:color w:val="3933FF"/>
          <w:sz w:val="16"/>
          <w:szCs w:val="17"/>
        </w:rPr>
        <w:t>"%02X "</w:t>
      </w:r>
      <w:r w:rsidRPr="0064052B">
        <w:rPr>
          <w:rFonts w:ascii="Courier New" w:hAnsi="Courier New" w:cs="Courier New"/>
          <w:color w:val="000000"/>
          <w:sz w:val="16"/>
          <w:szCs w:val="17"/>
        </w:rPr>
        <w:t>,</w:t>
      </w:r>
    </w:p>
    <w:p w14:paraId="66EA8882" w14:textId="35A6E03B" w:rsidR="006C1C3E" w:rsidRPr="0064052B" w:rsidRDefault="00120A8E" w:rsidP="00120A8E">
      <w:pPr>
        <w:spacing w:after="0"/>
        <w:ind w:left="720"/>
        <w:rPr>
          <w:rFonts w:ascii="Courier New" w:hAnsi="Courier New" w:cs="Courier New"/>
          <w:color w:val="0326CC"/>
          <w:sz w:val="16"/>
          <w:szCs w:val="17"/>
        </w:rPr>
      </w:pPr>
      <w:r>
        <w:rPr>
          <w:rFonts w:ascii="Courier New" w:hAnsi="Courier New" w:cs="Courier New"/>
          <w:color w:val="000000"/>
          <w:sz w:val="16"/>
          <w:szCs w:val="17"/>
        </w:rPr>
        <w:t xml:space="preserve">             </w:t>
      </w:r>
      <w:proofErr w:type="spellStart"/>
      <w:r w:rsidR="006C1C3E" w:rsidRPr="0064052B">
        <w:rPr>
          <w:rFonts w:ascii="Courier New" w:hAnsi="Courier New" w:cs="Courier New"/>
          <w:color w:val="000000"/>
          <w:sz w:val="16"/>
          <w:szCs w:val="17"/>
        </w:rPr>
        <w:t>p_data</w:t>
      </w:r>
      <w:proofErr w:type="spellEnd"/>
      <w:r w:rsidR="006C1C3E" w:rsidRPr="0064052B">
        <w:rPr>
          <w:rFonts w:ascii="Courier New" w:hAnsi="Courier New" w:cs="Courier New"/>
          <w:color w:val="000000"/>
          <w:sz w:val="16"/>
          <w:szCs w:val="17"/>
        </w:rPr>
        <w:t>-&gt;</w:t>
      </w:r>
      <w:proofErr w:type="spellStart"/>
      <w:r w:rsidR="006C1C3E" w:rsidRPr="0064052B">
        <w:rPr>
          <w:rFonts w:ascii="Courier New" w:hAnsi="Courier New" w:cs="Courier New"/>
          <w:color w:val="0326CC"/>
          <w:sz w:val="16"/>
          <w:szCs w:val="17"/>
        </w:rPr>
        <w:t>operation_complete</w:t>
      </w:r>
      <w:r w:rsidR="006C1C3E" w:rsidRPr="0064052B">
        <w:rPr>
          <w:rFonts w:ascii="Courier New" w:hAnsi="Courier New" w:cs="Courier New"/>
          <w:color w:val="000000"/>
          <w:sz w:val="16"/>
          <w:szCs w:val="17"/>
        </w:rPr>
        <w:t>.</w:t>
      </w:r>
      <w:r w:rsidR="006C1C3E" w:rsidRPr="0064052B">
        <w:rPr>
          <w:rFonts w:ascii="Courier New" w:hAnsi="Courier New" w:cs="Courier New"/>
          <w:color w:val="0326CC"/>
          <w:sz w:val="16"/>
          <w:szCs w:val="17"/>
        </w:rPr>
        <w:t>response_data</w:t>
      </w:r>
      <w:r w:rsidR="006C1C3E" w:rsidRPr="0064052B">
        <w:rPr>
          <w:rFonts w:ascii="Courier New" w:hAnsi="Courier New" w:cs="Courier New"/>
          <w:color w:val="000000"/>
          <w:sz w:val="16"/>
          <w:szCs w:val="17"/>
        </w:rPr>
        <w:t>.</w:t>
      </w:r>
      <w:r w:rsidR="006C1C3E" w:rsidRPr="0064052B">
        <w:rPr>
          <w:rFonts w:ascii="Courier New" w:hAnsi="Courier New" w:cs="Courier New"/>
          <w:color w:val="0326CC"/>
          <w:sz w:val="16"/>
          <w:szCs w:val="17"/>
        </w:rPr>
        <w:t>att_value</w:t>
      </w:r>
      <w:r w:rsidR="006C1C3E" w:rsidRPr="0064052B">
        <w:rPr>
          <w:rFonts w:ascii="Courier New" w:hAnsi="Courier New" w:cs="Courier New"/>
          <w:color w:val="000000"/>
          <w:sz w:val="16"/>
          <w:szCs w:val="17"/>
        </w:rPr>
        <w:t>.</w:t>
      </w:r>
      <w:r w:rsidR="006C1C3E" w:rsidRPr="0064052B">
        <w:rPr>
          <w:rFonts w:ascii="Courier New" w:hAnsi="Courier New" w:cs="Courier New"/>
          <w:color w:val="0326CC"/>
          <w:sz w:val="16"/>
          <w:szCs w:val="17"/>
        </w:rPr>
        <w:t>p_data</w:t>
      </w:r>
      <w:proofErr w:type="spellEnd"/>
      <w:r w:rsidR="006C1C3E" w:rsidRPr="0064052B">
        <w:rPr>
          <w:rFonts w:ascii="Courier New" w:hAnsi="Courier New" w:cs="Courier New"/>
          <w:color w:val="000000"/>
          <w:sz w:val="16"/>
          <w:szCs w:val="17"/>
        </w:rPr>
        <w:t>[</w:t>
      </w:r>
      <w:proofErr w:type="spellStart"/>
      <w:r w:rsidR="006C1C3E" w:rsidRPr="0064052B">
        <w:rPr>
          <w:rFonts w:ascii="Courier New" w:hAnsi="Courier New" w:cs="Courier New"/>
          <w:color w:val="000000"/>
          <w:sz w:val="16"/>
          <w:szCs w:val="17"/>
        </w:rPr>
        <w:t>i</w:t>
      </w:r>
      <w:proofErr w:type="spellEnd"/>
      <w:r w:rsidR="006C1C3E" w:rsidRPr="0064052B">
        <w:rPr>
          <w:rFonts w:ascii="Courier New" w:hAnsi="Courier New" w:cs="Courier New"/>
          <w:color w:val="000000"/>
          <w:sz w:val="16"/>
          <w:szCs w:val="17"/>
        </w:rPr>
        <w:t>]);</w:t>
      </w:r>
    </w:p>
    <w:p w14:paraId="4E83D5DE"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w:t>
      </w:r>
    </w:p>
    <w:p w14:paraId="32B07C0B" w14:textId="77777777" w:rsidR="006C1C3E" w:rsidRPr="0064052B" w:rsidRDefault="006C1C3E" w:rsidP="00120A8E">
      <w:pPr>
        <w:spacing w:after="0"/>
        <w:ind w:left="720"/>
        <w:rPr>
          <w:rFonts w:ascii="Courier New" w:hAnsi="Courier New" w:cs="Courier New"/>
          <w:sz w:val="16"/>
          <w:szCs w:val="17"/>
        </w:rPr>
      </w:pPr>
      <w:r w:rsidRPr="0064052B">
        <w:rPr>
          <w:rFonts w:ascii="Courier New" w:hAnsi="Courier New" w:cs="Courier New"/>
          <w:sz w:val="16"/>
          <w:szCs w:val="17"/>
        </w:rPr>
        <w:t>     WICED_BT_TRACE(</w:t>
      </w:r>
      <w:r w:rsidRPr="0064052B">
        <w:rPr>
          <w:rFonts w:ascii="Courier New" w:hAnsi="Courier New" w:cs="Courier New"/>
          <w:color w:val="3933FF"/>
          <w:sz w:val="16"/>
          <w:szCs w:val="17"/>
        </w:rPr>
        <w:t>"\r\n"</w:t>
      </w:r>
      <w:r w:rsidRPr="0064052B">
        <w:rPr>
          <w:rFonts w:ascii="Courier New" w:hAnsi="Courier New" w:cs="Courier New"/>
          <w:sz w:val="16"/>
          <w:szCs w:val="17"/>
        </w:rPr>
        <w:t>);</w:t>
      </w:r>
    </w:p>
    <w:p w14:paraId="6D821E87" w14:textId="426FC6FB" w:rsidR="00776E92" w:rsidRPr="0087223B" w:rsidRDefault="006C1C3E" w:rsidP="0087223B">
      <w:pPr>
        <w:ind w:left="720"/>
        <w:rPr>
          <w:rFonts w:ascii="Courier New" w:hAnsi="Courier New" w:cs="Courier New"/>
          <w:sz w:val="16"/>
          <w:szCs w:val="17"/>
        </w:rPr>
      </w:pPr>
      <w:r w:rsidRPr="0064052B">
        <w:rPr>
          <w:rFonts w:ascii="Courier New" w:hAnsi="Courier New" w:cs="Courier New"/>
          <w:sz w:val="16"/>
          <w:szCs w:val="17"/>
        </w:rPr>
        <w:t>     </w:t>
      </w:r>
      <w:r w:rsidRPr="0064052B">
        <w:rPr>
          <w:rFonts w:ascii="Courier New" w:hAnsi="Courier New" w:cs="Courier New"/>
          <w:color w:val="931A68"/>
          <w:sz w:val="16"/>
          <w:szCs w:val="17"/>
        </w:rPr>
        <w:t>break</w:t>
      </w:r>
      <w:r w:rsidRPr="0064052B">
        <w:rPr>
          <w:rFonts w:ascii="Courier New" w:hAnsi="Courier New" w:cs="Courier New"/>
          <w:sz w:val="16"/>
          <w:szCs w:val="17"/>
        </w:rPr>
        <w:t>;</w:t>
      </w:r>
      <w:bookmarkStart w:id="19" w:name="_Ref526014623"/>
      <w:r w:rsidR="00776E92">
        <w:br w:type="page"/>
      </w:r>
    </w:p>
    <w:p w14:paraId="1979919C" w14:textId="72AAEAF8" w:rsidR="00002A0F" w:rsidRDefault="00881A10" w:rsidP="00A520F0">
      <w:pPr>
        <w:pStyle w:val="Heading2"/>
      </w:pPr>
      <w:bookmarkStart w:id="20" w:name="_Ref526078306"/>
      <w:bookmarkStart w:id="21" w:name="_Toc530072145"/>
      <w:r>
        <w:lastRenderedPageBreak/>
        <w:t xml:space="preserve">GATT Client </w:t>
      </w:r>
      <w:r w:rsidR="005C2ED9">
        <w:t>Write</w:t>
      </w:r>
      <w:bookmarkEnd w:id="19"/>
      <w:r w:rsidR="00320B01">
        <w:t xml:space="preserve"> and Write Command</w:t>
      </w:r>
      <w:bookmarkEnd w:id="20"/>
      <w:bookmarkEnd w:id="21"/>
    </w:p>
    <w:p w14:paraId="31AA7D23" w14:textId="363EDBA8" w:rsidR="00BD497C" w:rsidRPr="00776E92" w:rsidRDefault="00881A10" w:rsidP="00BD497C">
      <w:r>
        <w:t>In order to send a GATT Write all yo</w:t>
      </w:r>
      <w:r w:rsidR="00FE7564">
        <w:t>u need to do is m</w:t>
      </w:r>
      <w:r w:rsidR="00BD497C">
        <w:t xml:space="preserve">ake a structure of type </w:t>
      </w:r>
      <w:proofErr w:type="spellStart"/>
      <w:r w:rsidR="00BD497C">
        <w:t>wiced_bt_gatt_value_t</w:t>
      </w:r>
      <w:proofErr w:type="spellEnd"/>
      <w:r w:rsidR="00FE7564">
        <w:t>, s</w:t>
      </w:r>
      <w:r w:rsidR="00BD497C">
        <w:t>etup the handle, offset, length, authorization and value</w:t>
      </w:r>
      <w:r w:rsidR="00FE7564">
        <w:t xml:space="preserve"> then call </w:t>
      </w:r>
      <w:proofErr w:type="spellStart"/>
      <w:r w:rsidR="00BD497C">
        <w:t>wiced_bt_gatt_send_write</w:t>
      </w:r>
      <w:proofErr w:type="spellEnd"/>
      <w:r w:rsidR="00FE7564">
        <w:t>.  Here is an example:</w:t>
      </w:r>
    </w:p>
    <w:p w14:paraId="748F85D2" w14:textId="07C55361" w:rsidR="00BD497C" w:rsidRPr="0064052B" w:rsidRDefault="00BD497C" w:rsidP="00776E92">
      <w:pPr>
        <w:keepNext/>
        <w:spacing w:after="0"/>
        <w:ind w:left="720"/>
        <w:rPr>
          <w:rFonts w:ascii="Courier New" w:hAnsi="Courier New" w:cs="Courier New"/>
          <w:color w:val="006141"/>
          <w:sz w:val="16"/>
          <w:szCs w:val="17"/>
        </w:rPr>
      </w:pPr>
      <w:proofErr w:type="spellStart"/>
      <w:r w:rsidRPr="0064052B">
        <w:rPr>
          <w:rFonts w:ascii="Courier New" w:hAnsi="Courier New" w:cs="Courier New"/>
          <w:color w:val="006141"/>
          <w:sz w:val="16"/>
          <w:szCs w:val="17"/>
        </w:rPr>
        <w:t>wiced_bt_gatt_value_t</w:t>
      </w:r>
      <w:proofErr w:type="spellEnd"/>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0000"/>
          <w:sz w:val="16"/>
          <w:szCs w:val="17"/>
        </w:rPr>
        <w:t>p_write</w:t>
      </w:r>
      <w:proofErr w:type="spellEnd"/>
      <w:r w:rsidRPr="0064052B">
        <w:rPr>
          <w:rFonts w:ascii="Courier New" w:hAnsi="Courier New" w:cs="Courier New"/>
          <w:color w:val="000000"/>
          <w:sz w:val="16"/>
          <w:szCs w:val="17"/>
        </w:rPr>
        <w:t xml:space="preserve"> = ( </w:t>
      </w:r>
      <w:proofErr w:type="spellStart"/>
      <w:r w:rsidRPr="0064052B">
        <w:rPr>
          <w:rFonts w:ascii="Courier New" w:hAnsi="Courier New" w:cs="Courier New"/>
          <w:color w:val="006141"/>
          <w:sz w:val="16"/>
          <w:szCs w:val="17"/>
        </w:rPr>
        <w:t>wiced_bt_gatt_value_t</w:t>
      </w:r>
      <w:proofErr w:type="spellEnd"/>
      <w:r w:rsidRPr="0064052B">
        <w:rPr>
          <w:rFonts w:ascii="Courier New" w:hAnsi="Courier New" w:cs="Courier New"/>
          <w:color w:val="000000"/>
          <w:sz w:val="16"/>
          <w:szCs w:val="17"/>
        </w:rPr>
        <w:t>* )</w:t>
      </w:r>
      <w:proofErr w:type="spellStart"/>
      <w:r w:rsidRPr="0064052B">
        <w:rPr>
          <w:rFonts w:ascii="Courier New" w:hAnsi="Courier New" w:cs="Courier New"/>
          <w:color w:val="000000"/>
          <w:sz w:val="16"/>
          <w:szCs w:val="17"/>
        </w:rPr>
        <w:t>wiced_bt_get_buffer</w:t>
      </w:r>
      <w:proofErr w:type="spellEnd"/>
      <w:r w:rsidRPr="0064052B">
        <w:rPr>
          <w:rFonts w:ascii="Courier New" w:hAnsi="Courier New" w:cs="Courier New"/>
          <w:color w:val="000000"/>
          <w:sz w:val="16"/>
          <w:szCs w:val="17"/>
        </w:rPr>
        <w:t xml:space="preserve">( </w:t>
      </w:r>
      <w:proofErr w:type="spellStart"/>
      <w:r w:rsidRPr="0064052B">
        <w:rPr>
          <w:rFonts w:ascii="Courier New" w:hAnsi="Courier New" w:cs="Courier New"/>
          <w:color w:val="931A68"/>
          <w:sz w:val="16"/>
          <w:szCs w:val="17"/>
        </w:rPr>
        <w:t>sizeof</w:t>
      </w:r>
      <w:proofErr w:type="spellEnd"/>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6141"/>
          <w:sz w:val="16"/>
          <w:szCs w:val="17"/>
        </w:rPr>
        <w:t>wiced_bt_gatt_value_t</w:t>
      </w:r>
      <w:proofErr w:type="spellEnd"/>
      <w:r w:rsidRPr="0064052B">
        <w:rPr>
          <w:rFonts w:ascii="Courier New" w:hAnsi="Courier New" w:cs="Courier New"/>
          <w:color w:val="000000"/>
          <w:sz w:val="16"/>
          <w:szCs w:val="17"/>
        </w:rPr>
        <w:t xml:space="preserve"> ) + </w:t>
      </w:r>
      <w:proofErr w:type="spellStart"/>
      <w:r w:rsidRPr="0064052B">
        <w:rPr>
          <w:rFonts w:ascii="Courier New" w:hAnsi="Courier New" w:cs="Courier New"/>
          <w:color w:val="000000"/>
          <w:sz w:val="16"/>
          <w:szCs w:val="17"/>
        </w:rPr>
        <w:t>sizeof</w:t>
      </w:r>
      <w:proofErr w:type="spellEnd"/>
      <w:r w:rsidRPr="0064052B">
        <w:rPr>
          <w:rFonts w:ascii="Courier New" w:hAnsi="Courier New" w:cs="Courier New"/>
          <w:color w:val="000000"/>
          <w:sz w:val="16"/>
          <w:szCs w:val="17"/>
        </w:rPr>
        <w:t>(</w:t>
      </w:r>
      <w:proofErr w:type="spellStart"/>
      <w:r w:rsidRPr="0064052B">
        <w:rPr>
          <w:rFonts w:ascii="Courier New" w:hAnsi="Courier New" w:cs="Courier New"/>
          <w:color w:val="000000"/>
          <w:sz w:val="16"/>
          <w:szCs w:val="17"/>
        </w:rPr>
        <w:t>myData</w:t>
      </w:r>
      <w:proofErr w:type="spellEnd"/>
      <w:r w:rsidRPr="0064052B">
        <w:rPr>
          <w:rFonts w:ascii="Courier New" w:hAnsi="Courier New" w:cs="Courier New"/>
          <w:color w:val="000000"/>
          <w:sz w:val="16"/>
          <w:szCs w:val="17"/>
        </w:rPr>
        <w:t>)-1);</w:t>
      </w:r>
    </w:p>
    <w:p w14:paraId="410DCEE3" w14:textId="77777777"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931A68"/>
          <w:sz w:val="16"/>
          <w:szCs w:val="17"/>
        </w:rPr>
        <w:t>if</w:t>
      </w:r>
      <w:r w:rsidRPr="0064052B">
        <w:rPr>
          <w:rFonts w:ascii="Courier New" w:hAnsi="Courier New" w:cs="Courier New"/>
          <w:sz w:val="16"/>
          <w:szCs w:val="17"/>
        </w:rPr>
        <w:t xml:space="preserve"> (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 xml:space="preserve"> )</w:t>
      </w:r>
    </w:p>
    <w:p w14:paraId="49C6AF35" w14:textId="77777777"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w:t>
      </w:r>
    </w:p>
    <w:p w14:paraId="663C6ECD" w14:textId="6F1EB288"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-&gt;</w:t>
      </w:r>
      <w:r w:rsidRPr="0064052B">
        <w:rPr>
          <w:rFonts w:ascii="Courier New" w:hAnsi="Courier New" w:cs="Courier New"/>
          <w:color w:val="0326CC"/>
          <w:sz w:val="16"/>
          <w:szCs w:val="17"/>
        </w:rPr>
        <w:t>handle</w:t>
      </w:r>
      <w:r w:rsidRPr="0064052B">
        <w:rPr>
          <w:rFonts w:ascii="Courier New" w:hAnsi="Courier New" w:cs="Courier New"/>
          <w:sz w:val="16"/>
          <w:szCs w:val="17"/>
        </w:rPr>
        <w:t xml:space="preserve">   = </w:t>
      </w:r>
      <w:proofErr w:type="spellStart"/>
      <w:r w:rsidRPr="0064052B">
        <w:rPr>
          <w:rFonts w:ascii="Courier New" w:hAnsi="Courier New" w:cs="Courier New"/>
          <w:sz w:val="16"/>
          <w:szCs w:val="17"/>
        </w:rPr>
        <w:t>myH</w:t>
      </w:r>
      <w:r w:rsidRPr="0064052B">
        <w:rPr>
          <w:rFonts w:ascii="Courier New" w:hAnsi="Courier New" w:cs="Courier New"/>
          <w:color w:val="0326CC"/>
          <w:sz w:val="16"/>
          <w:szCs w:val="17"/>
        </w:rPr>
        <w:t>andle</w:t>
      </w:r>
      <w:proofErr w:type="spellEnd"/>
      <w:r w:rsidRPr="0064052B">
        <w:rPr>
          <w:rFonts w:ascii="Courier New" w:hAnsi="Courier New" w:cs="Courier New"/>
          <w:sz w:val="16"/>
          <w:szCs w:val="17"/>
        </w:rPr>
        <w:t>;</w:t>
      </w:r>
    </w:p>
    <w:p w14:paraId="3773938D" w14:textId="77777777"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-&gt;</w:t>
      </w:r>
      <w:r w:rsidRPr="0064052B">
        <w:rPr>
          <w:rFonts w:ascii="Courier New" w:hAnsi="Courier New" w:cs="Courier New"/>
          <w:color w:val="0326CC"/>
          <w:sz w:val="16"/>
          <w:szCs w:val="17"/>
        </w:rPr>
        <w:t>offset</w:t>
      </w:r>
      <w:r w:rsidRPr="0064052B">
        <w:rPr>
          <w:rFonts w:ascii="Courier New" w:hAnsi="Courier New" w:cs="Courier New"/>
          <w:sz w:val="16"/>
          <w:szCs w:val="17"/>
        </w:rPr>
        <w:t xml:space="preserve">   = 0;</w:t>
      </w:r>
    </w:p>
    <w:p w14:paraId="67F06355" w14:textId="7988205F"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-&gt;</w:t>
      </w:r>
      <w:proofErr w:type="spellStart"/>
      <w:r w:rsidRPr="0064052B">
        <w:rPr>
          <w:rFonts w:ascii="Courier New" w:hAnsi="Courier New" w:cs="Courier New"/>
          <w:color w:val="0326CC"/>
          <w:sz w:val="16"/>
          <w:szCs w:val="17"/>
        </w:rPr>
        <w:t>len</w:t>
      </w:r>
      <w:proofErr w:type="spellEnd"/>
      <w:r w:rsidRPr="0064052B">
        <w:rPr>
          <w:rFonts w:ascii="Courier New" w:hAnsi="Courier New" w:cs="Courier New"/>
          <w:sz w:val="16"/>
          <w:szCs w:val="17"/>
        </w:rPr>
        <w:t xml:space="preserve">      = </w:t>
      </w:r>
      <w:proofErr w:type="spellStart"/>
      <w:r w:rsidRPr="0064052B">
        <w:rPr>
          <w:rFonts w:ascii="Courier New" w:hAnsi="Courier New" w:cs="Courier New"/>
          <w:color w:val="0326CC"/>
          <w:sz w:val="16"/>
          <w:szCs w:val="17"/>
        </w:rPr>
        <w:t>sizeof</w:t>
      </w:r>
      <w:proofErr w:type="spellEnd"/>
      <w:r w:rsidRPr="0064052B">
        <w:rPr>
          <w:rFonts w:ascii="Courier New" w:hAnsi="Courier New" w:cs="Courier New"/>
          <w:color w:val="0326CC"/>
          <w:sz w:val="16"/>
          <w:szCs w:val="17"/>
        </w:rPr>
        <w:t>(</w:t>
      </w:r>
      <w:proofErr w:type="spellStart"/>
      <w:r w:rsidRPr="0064052B">
        <w:rPr>
          <w:rFonts w:ascii="Courier New" w:hAnsi="Courier New" w:cs="Courier New"/>
          <w:color w:val="0326CC"/>
          <w:sz w:val="16"/>
          <w:szCs w:val="17"/>
        </w:rPr>
        <w:t>myData</w:t>
      </w:r>
      <w:proofErr w:type="spellEnd"/>
      <w:r w:rsidRPr="0064052B">
        <w:rPr>
          <w:rFonts w:ascii="Courier New" w:hAnsi="Courier New" w:cs="Courier New"/>
          <w:color w:val="0326CC"/>
          <w:sz w:val="16"/>
          <w:szCs w:val="17"/>
        </w:rPr>
        <w:t>)</w:t>
      </w:r>
      <w:r w:rsidRPr="0064052B">
        <w:rPr>
          <w:rFonts w:ascii="Courier New" w:hAnsi="Courier New" w:cs="Courier New"/>
          <w:sz w:val="16"/>
          <w:szCs w:val="17"/>
        </w:rPr>
        <w:t>;</w:t>
      </w:r>
    </w:p>
    <w:p w14:paraId="0C1FAF4A" w14:textId="77777777" w:rsidR="00BD497C" w:rsidRPr="0064052B" w:rsidRDefault="00BD497C" w:rsidP="00776E92">
      <w:pPr>
        <w:keepNext/>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proofErr w:type="spellStart"/>
      <w:r w:rsidRPr="0064052B">
        <w:rPr>
          <w:rFonts w:ascii="Courier New" w:hAnsi="Courier New" w:cs="Courier New"/>
          <w:color w:val="000000"/>
          <w:sz w:val="16"/>
          <w:szCs w:val="17"/>
        </w:rPr>
        <w:t>p_write</w:t>
      </w:r>
      <w:proofErr w:type="spellEnd"/>
      <w:r w:rsidRPr="0064052B">
        <w:rPr>
          <w:rFonts w:ascii="Courier New" w:hAnsi="Courier New" w:cs="Courier New"/>
          <w:color w:val="000000"/>
          <w:sz w:val="16"/>
          <w:szCs w:val="17"/>
        </w:rPr>
        <w:t>-&gt;</w:t>
      </w:r>
      <w:proofErr w:type="spellStart"/>
      <w:r w:rsidRPr="0064052B">
        <w:rPr>
          <w:rFonts w:ascii="Courier New" w:hAnsi="Courier New" w:cs="Courier New"/>
          <w:color w:val="0326CC"/>
          <w:sz w:val="16"/>
          <w:szCs w:val="17"/>
        </w:rPr>
        <w:t>auth_req</w:t>
      </w:r>
      <w:proofErr w:type="spellEnd"/>
      <w:r w:rsidRPr="0064052B">
        <w:rPr>
          <w:rFonts w:ascii="Courier New" w:hAnsi="Courier New" w:cs="Courier New"/>
          <w:color w:val="000000"/>
          <w:sz w:val="16"/>
          <w:szCs w:val="17"/>
        </w:rPr>
        <w:t xml:space="preserve"> = </w:t>
      </w:r>
      <w:r w:rsidRPr="0064052B">
        <w:rPr>
          <w:rFonts w:ascii="Courier New" w:hAnsi="Courier New" w:cs="Courier New"/>
          <w:color w:val="0326CC"/>
          <w:sz w:val="16"/>
          <w:szCs w:val="17"/>
        </w:rPr>
        <w:t>GATT_AUTH_REQ_NONE</w:t>
      </w:r>
      <w:r w:rsidRPr="0064052B">
        <w:rPr>
          <w:rFonts w:ascii="Courier New" w:hAnsi="Courier New" w:cs="Courier New"/>
          <w:color w:val="000000"/>
          <w:sz w:val="16"/>
          <w:szCs w:val="17"/>
        </w:rPr>
        <w:t>;</w:t>
      </w:r>
    </w:p>
    <w:p w14:paraId="36946394" w14:textId="75A788A6"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memcpy</w:t>
      </w:r>
      <w:proofErr w:type="spellEnd"/>
      <w:r w:rsidRPr="0064052B">
        <w:rPr>
          <w:rFonts w:ascii="Courier New" w:hAnsi="Courier New" w:cs="Courier New"/>
          <w:sz w:val="16"/>
          <w:szCs w:val="17"/>
        </w:rPr>
        <w:t>(</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-&gt;</w:t>
      </w:r>
      <w:r w:rsidRPr="0064052B">
        <w:rPr>
          <w:rFonts w:ascii="Courier New" w:hAnsi="Courier New" w:cs="Courier New"/>
          <w:color w:val="0326CC"/>
          <w:sz w:val="16"/>
          <w:szCs w:val="17"/>
        </w:rPr>
        <w:t>value,</w:t>
      </w:r>
      <w:r w:rsidR="00354614">
        <w:rPr>
          <w:rFonts w:ascii="Courier New" w:hAnsi="Courier New" w:cs="Courier New"/>
          <w:color w:val="0326CC"/>
          <w:sz w:val="16"/>
          <w:szCs w:val="17"/>
        </w:rPr>
        <w:t xml:space="preserve"> &amp;</w:t>
      </w:r>
      <w:proofErr w:type="spellStart"/>
      <w:r w:rsidRPr="0064052B">
        <w:rPr>
          <w:rFonts w:ascii="Courier New" w:hAnsi="Courier New" w:cs="Courier New"/>
          <w:color w:val="0326CC"/>
          <w:sz w:val="16"/>
          <w:szCs w:val="17"/>
        </w:rPr>
        <w:t>myData</w:t>
      </w:r>
      <w:proofErr w:type="spellEnd"/>
      <w:r w:rsidRPr="0064052B">
        <w:rPr>
          <w:rFonts w:ascii="Courier New" w:hAnsi="Courier New" w:cs="Courier New"/>
          <w:color w:val="0326CC"/>
          <w:sz w:val="16"/>
          <w:szCs w:val="17"/>
        </w:rPr>
        <w:t>,</w:t>
      </w:r>
      <w:r w:rsidR="00354614">
        <w:rPr>
          <w:rFonts w:ascii="Courier New" w:hAnsi="Courier New" w:cs="Courier New"/>
          <w:color w:val="0326CC"/>
          <w:sz w:val="16"/>
          <w:szCs w:val="17"/>
        </w:rPr>
        <w:t xml:space="preserve"> </w:t>
      </w:r>
      <w:proofErr w:type="spellStart"/>
      <w:r w:rsidRPr="0064052B">
        <w:rPr>
          <w:rFonts w:ascii="Courier New" w:hAnsi="Courier New" w:cs="Courier New"/>
          <w:color w:val="0326CC"/>
          <w:sz w:val="16"/>
          <w:szCs w:val="17"/>
        </w:rPr>
        <w:t>sizeof</w:t>
      </w:r>
      <w:proofErr w:type="spellEnd"/>
      <w:r w:rsidRPr="0064052B">
        <w:rPr>
          <w:rFonts w:ascii="Courier New" w:hAnsi="Courier New" w:cs="Courier New"/>
          <w:color w:val="0326CC"/>
          <w:sz w:val="16"/>
          <w:szCs w:val="17"/>
        </w:rPr>
        <w:t>(</w:t>
      </w:r>
      <w:proofErr w:type="spellStart"/>
      <w:r w:rsidRPr="0064052B">
        <w:rPr>
          <w:rFonts w:ascii="Courier New" w:hAnsi="Courier New" w:cs="Courier New"/>
          <w:color w:val="0326CC"/>
          <w:sz w:val="16"/>
          <w:szCs w:val="17"/>
        </w:rPr>
        <w:t>myData</w:t>
      </w:r>
      <w:proofErr w:type="spellEnd"/>
      <w:r w:rsidRPr="0064052B">
        <w:rPr>
          <w:rFonts w:ascii="Courier New" w:hAnsi="Courier New" w:cs="Courier New"/>
          <w:color w:val="0326CC"/>
          <w:sz w:val="16"/>
          <w:szCs w:val="17"/>
        </w:rPr>
        <w:t>))</w:t>
      </w:r>
      <w:r w:rsidRPr="0064052B">
        <w:rPr>
          <w:rFonts w:ascii="Courier New" w:hAnsi="Courier New" w:cs="Courier New"/>
          <w:sz w:val="16"/>
          <w:szCs w:val="17"/>
        </w:rPr>
        <w:t>;</w:t>
      </w:r>
    </w:p>
    <w:p w14:paraId="75BCF95B" w14:textId="77777777" w:rsidR="00BD497C" w:rsidRPr="0064052B" w:rsidRDefault="00BD497C" w:rsidP="00776E92">
      <w:pPr>
        <w:keepNext/>
        <w:spacing w:after="0"/>
        <w:ind w:left="720"/>
        <w:rPr>
          <w:rFonts w:ascii="Courier New" w:hAnsi="Courier New" w:cs="Courier New"/>
          <w:sz w:val="16"/>
          <w:szCs w:val="17"/>
        </w:rPr>
      </w:pPr>
    </w:p>
    <w:p w14:paraId="6DB71B08" w14:textId="246533C9" w:rsidR="00BD497C" w:rsidRPr="0064052B" w:rsidRDefault="00BD497C" w:rsidP="00776E92">
      <w:pPr>
        <w:keepNext/>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wiced_bt_gatt_send_write</w:t>
      </w:r>
      <w:proofErr w:type="spellEnd"/>
      <w:r w:rsidRPr="0064052B">
        <w:rPr>
          <w:rFonts w:ascii="Courier New" w:hAnsi="Courier New" w:cs="Courier New"/>
          <w:sz w:val="16"/>
          <w:szCs w:val="17"/>
        </w:rPr>
        <w:t xml:space="preserve"> ( </w:t>
      </w:r>
      <w:proofErr w:type="spellStart"/>
      <w:r w:rsidRPr="0064052B">
        <w:rPr>
          <w:rFonts w:ascii="Courier New" w:hAnsi="Courier New" w:cs="Courier New"/>
          <w:sz w:val="16"/>
          <w:szCs w:val="17"/>
        </w:rPr>
        <w:t>conn_id</w:t>
      </w:r>
      <w:proofErr w:type="spellEnd"/>
      <w:r w:rsidRPr="0064052B">
        <w:rPr>
          <w:rFonts w:ascii="Courier New" w:hAnsi="Courier New" w:cs="Courier New"/>
          <w:sz w:val="16"/>
          <w:szCs w:val="17"/>
        </w:rPr>
        <w:t xml:space="preserve">, </w:t>
      </w:r>
      <w:r w:rsidRPr="0064052B">
        <w:rPr>
          <w:rFonts w:ascii="Courier New" w:hAnsi="Courier New" w:cs="Courier New"/>
          <w:color w:val="0326CC"/>
          <w:sz w:val="16"/>
          <w:szCs w:val="17"/>
        </w:rPr>
        <w:t>GATT_WRITE</w:t>
      </w: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 xml:space="preserve"> );</w:t>
      </w:r>
    </w:p>
    <w:p w14:paraId="22F88449" w14:textId="77777777" w:rsidR="00BD497C" w:rsidRPr="0064052B" w:rsidRDefault="00BD497C" w:rsidP="0064052B">
      <w:pPr>
        <w:spacing w:after="0"/>
        <w:ind w:left="720"/>
        <w:rPr>
          <w:rFonts w:ascii="Courier New" w:hAnsi="Courier New" w:cs="Courier New"/>
          <w:sz w:val="16"/>
          <w:szCs w:val="17"/>
        </w:rPr>
      </w:pPr>
    </w:p>
    <w:p w14:paraId="32F79CF1" w14:textId="55315C68" w:rsidR="00BD497C" w:rsidRDefault="00BD497C" w:rsidP="0087223B">
      <w:pPr>
        <w:spacing w:after="0"/>
        <w:ind w:left="720"/>
        <w:rPr>
          <w:rFonts w:ascii="Courier New" w:hAnsi="Courier New" w:cs="Courier New"/>
          <w:sz w:val="16"/>
          <w:szCs w:val="17"/>
        </w:rPr>
      </w:pPr>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wiced_bt_free_buffer</w:t>
      </w:r>
      <w:proofErr w:type="spellEnd"/>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p_write</w:t>
      </w:r>
      <w:proofErr w:type="spellEnd"/>
      <w:r w:rsidRPr="0064052B">
        <w:rPr>
          <w:rFonts w:ascii="Courier New" w:hAnsi="Courier New" w:cs="Courier New"/>
          <w:sz w:val="16"/>
          <w:szCs w:val="17"/>
        </w:rPr>
        <w:t xml:space="preserve"> );</w:t>
      </w:r>
    </w:p>
    <w:p w14:paraId="61B2D7B9" w14:textId="713D5DEE" w:rsidR="0087223B" w:rsidRPr="0064052B" w:rsidRDefault="0087223B" w:rsidP="0087223B">
      <w:pPr>
        <w:ind w:left="720"/>
        <w:rPr>
          <w:rFonts w:ascii="Courier New" w:hAnsi="Courier New" w:cs="Courier New"/>
          <w:sz w:val="16"/>
          <w:szCs w:val="17"/>
        </w:rPr>
      </w:pPr>
      <w:r>
        <w:rPr>
          <w:rFonts w:ascii="Courier New" w:hAnsi="Courier New" w:cs="Courier New"/>
          <w:sz w:val="16"/>
          <w:szCs w:val="17"/>
        </w:rPr>
        <w:t xml:space="preserve">     }</w:t>
      </w:r>
    </w:p>
    <w:p w14:paraId="3C0B2B26" w14:textId="4AC48544" w:rsidR="00320B01" w:rsidRDefault="00320B01" w:rsidP="00881A10">
      <w:r>
        <w:t xml:space="preserve">The second argument to </w:t>
      </w:r>
      <w:proofErr w:type="spellStart"/>
      <w:r>
        <w:t>wiced_bt_gatt_send_write</w:t>
      </w:r>
      <w:proofErr w:type="spellEnd"/>
      <w:r>
        <w:t xml:space="preserve"> </w:t>
      </w:r>
      <w:r w:rsidR="00E9489E">
        <w:t xml:space="preserve">function </w:t>
      </w:r>
      <w:r>
        <w:t>can either be GATT_WRITE or GATT_WRITE_NO_RSP depending on whether or not you want a response from the server.</w:t>
      </w:r>
    </w:p>
    <w:p w14:paraId="59C90426" w14:textId="09FEAC45" w:rsidR="00881A10" w:rsidRDefault="00BD497C" w:rsidP="00881A10">
      <w:r>
        <w:t>The one trick is that the length of the structure is variable with the length of the data.  In the above example</w:t>
      </w:r>
      <w:r w:rsidR="00B50696">
        <w:t>,</w:t>
      </w:r>
      <w:r>
        <w:t xml:space="preserve"> you allocate a block big enough to hold the structure + the length of the data</w:t>
      </w:r>
      <w:r w:rsidR="00FE7564">
        <w:t xml:space="preserve"> minus 1</w:t>
      </w:r>
      <w:r w:rsidR="002F41D1">
        <w:t xml:space="preserve"> using </w:t>
      </w:r>
      <w:proofErr w:type="spellStart"/>
      <w:r w:rsidR="002F41D1">
        <w:t>wiced_bt_get_buffer</w:t>
      </w:r>
      <w:proofErr w:type="spellEnd"/>
      <w:r>
        <w:t>.  The</w:t>
      </w:r>
      <w:r w:rsidR="00B50696">
        <w:t>n</w:t>
      </w:r>
      <w:r>
        <w:t xml:space="preserve"> use a pointer to fill in the data.</w:t>
      </w:r>
      <w:r w:rsidR="002F41D1">
        <w:t xml:space="preserve"> The buffer is freed up once the write is done.</w:t>
      </w:r>
    </w:p>
    <w:p w14:paraId="1120B9DA" w14:textId="2034826A" w:rsidR="00E75915" w:rsidRDefault="00E75915" w:rsidP="00881A10">
      <w:r>
        <w:t xml:space="preserve">Note that the </w:t>
      </w:r>
      <w:proofErr w:type="spellStart"/>
      <w:r>
        <w:t>wiced_bt_get_buffer</w:t>
      </w:r>
      <w:proofErr w:type="spellEnd"/>
      <w:r w:rsidR="00006912">
        <w:t xml:space="preserve"> and </w:t>
      </w:r>
      <w:proofErr w:type="spellStart"/>
      <w:r w:rsidR="00006912">
        <w:t>wiced_bt_free_buffer</w:t>
      </w:r>
      <w:proofErr w:type="spellEnd"/>
      <w:r>
        <w:t xml:space="preserve"> function</w:t>
      </w:r>
      <w:r w:rsidR="00006912">
        <w:t>s</w:t>
      </w:r>
      <w:r>
        <w:t xml:space="preserve"> require that you include </w:t>
      </w:r>
      <w:proofErr w:type="spellStart"/>
      <w:r>
        <w:t>wiced_memory.h</w:t>
      </w:r>
      <w:proofErr w:type="spellEnd"/>
      <w:r w:rsidR="00006912">
        <w:t xml:space="preserve"> in the C file.</w:t>
      </w:r>
    </w:p>
    <w:p w14:paraId="6768B5F5" w14:textId="7FC682AF" w:rsidR="00BD497C" w:rsidRDefault="00E9489E" w:rsidP="00881A10">
      <w:r>
        <w:t>IF</w:t>
      </w:r>
      <w:r w:rsidR="00320B01">
        <w:t xml:space="preserve"> you asked for a </w:t>
      </w:r>
      <w:r>
        <w:t>write with response (i.e. GATT_WRITE)</w:t>
      </w:r>
      <w:r w:rsidR="00320B01">
        <w:t xml:space="preserve">, </w:t>
      </w:r>
      <w:r w:rsidR="00BD497C">
        <w:t xml:space="preserve">sometime after you call the </w:t>
      </w:r>
      <w:proofErr w:type="spellStart"/>
      <w:r w:rsidR="00BD497C" w:rsidRPr="00BD497C">
        <w:t>wiced_bt_gatt_send_write</w:t>
      </w:r>
      <w:proofErr w:type="spellEnd"/>
      <w:r w:rsidR="00BD497C">
        <w:t xml:space="preserve"> you will get a </w:t>
      </w:r>
      <w:r w:rsidR="00CE2ADE">
        <w:t>GATT</w:t>
      </w:r>
      <w:r w:rsidR="00BD497C">
        <w:t xml:space="preserve"> callback with the event code </w:t>
      </w:r>
      <w:r w:rsidR="00BD497C" w:rsidRPr="00BD497C">
        <w:t>GATT_OPERATION_CPLT_EVT</w:t>
      </w:r>
      <w:r w:rsidR="00BD497C">
        <w:t xml:space="preserve">.  You can then figure out if the write was </w:t>
      </w:r>
      <w:r w:rsidR="00297DB4">
        <w:t>successful</w:t>
      </w:r>
      <w:r w:rsidR="00FB0F11">
        <w:t xml:space="preserve"> by checking to see if you got a Write Response or an Error Response (with the error code from the </w:t>
      </w:r>
      <w:proofErr w:type="spellStart"/>
      <w:r w:rsidR="00FB0F11">
        <w:t>wiced_bt_gatt_status_e</w:t>
      </w:r>
      <w:proofErr w:type="spellEnd"/>
      <w:r w:rsidR="00FB0F11">
        <w:t xml:space="preserve"> enumeration).</w:t>
      </w:r>
    </w:p>
    <w:p w14:paraId="5CFEAE21" w14:textId="0BC8CF01" w:rsidR="00B50696" w:rsidRDefault="00B50696" w:rsidP="00881A10">
      <w:r>
        <w:t xml:space="preserve">Don’t forget the you </w:t>
      </w:r>
      <w:r w:rsidR="00FE7564">
        <w:t>can</w:t>
      </w:r>
      <w:r>
        <w:t xml:space="preserve"> only issue one </w:t>
      </w:r>
      <w:r w:rsidR="00CE2ADE">
        <w:t>R</w:t>
      </w:r>
      <w:r>
        <w:t>ead/</w:t>
      </w:r>
      <w:r w:rsidR="00CE2ADE">
        <w:t>W</w:t>
      </w:r>
      <w:r>
        <w:t xml:space="preserve">rite at a time and that you cannot send the next </w:t>
      </w:r>
      <w:r w:rsidR="00CE2ADE">
        <w:t>R</w:t>
      </w:r>
      <w:r>
        <w:t>ead/</w:t>
      </w:r>
      <w:r w:rsidR="00CE2ADE">
        <w:t>W</w:t>
      </w:r>
      <w:r>
        <w:t>rite until the last one is finished.</w:t>
      </w:r>
    </w:p>
    <w:p w14:paraId="16AD21D8" w14:textId="77777777" w:rsidR="00E9489E" w:rsidRDefault="00E9489E">
      <w:pPr>
        <w:rPr>
          <w:rFonts w:eastAsia="Times New Roman"/>
          <w:b/>
          <w:color w:val="1F4E79" w:themeColor="accent1" w:themeShade="80"/>
          <w:sz w:val="24"/>
          <w:szCs w:val="26"/>
        </w:rPr>
      </w:pPr>
      <w:bookmarkStart w:id="22" w:name="_Ref526077234"/>
      <w:bookmarkStart w:id="23" w:name="_Ref526077329"/>
      <w:r>
        <w:br w:type="page"/>
      </w:r>
    </w:p>
    <w:p w14:paraId="1B73AE24" w14:textId="04499A32" w:rsidR="00C13C72" w:rsidRDefault="00881A10" w:rsidP="00A520F0">
      <w:pPr>
        <w:pStyle w:val="Heading2"/>
      </w:pPr>
      <w:bookmarkStart w:id="24" w:name="_Toc530072146"/>
      <w:r>
        <w:lastRenderedPageBreak/>
        <w:t xml:space="preserve">GATT Client </w:t>
      </w:r>
      <w:r w:rsidR="00C13C72">
        <w:t>Notify</w:t>
      </w:r>
      <w:r w:rsidR="00C971E4">
        <w:t xml:space="preserve"> and </w:t>
      </w:r>
      <w:r w:rsidR="00C13C72">
        <w:t>Indicate</w:t>
      </w:r>
      <w:bookmarkEnd w:id="22"/>
      <w:bookmarkEnd w:id="23"/>
      <w:bookmarkEnd w:id="24"/>
    </w:p>
    <w:p w14:paraId="782262FD" w14:textId="21618498" w:rsidR="00076864" w:rsidRDefault="00683C69" w:rsidP="00801FD8">
      <w:r>
        <w:t xml:space="preserve">To register for Notifications and Indications, the Client just needs to write to the CCCD </w:t>
      </w:r>
      <w:r w:rsidR="00E64A1D">
        <w:t>D</w:t>
      </w:r>
      <w:r>
        <w:t xml:space="preserve">escriptor for the Characteristic of interest. There is a utility function that simplifies the process of writing a Descriptor called </w:t>
      </w:r>
      <w:proofErr w:type="spellStart"/>
      <w:r w:rsidRPr="00683C69">
        <w:t>wiced_bt_util_set_gatt_client_config_descriptor</w:t>
      </w:r>
      <w:proofErr w:type="spellEnd"/>
      <w:r>
        <w:t xml:space="preserve">. The function takes three </w:t>
      </w:r>
      <w:r w:rsidR="00E64A1D">
        <w:t>arguments</w:t>
      </w:r>
      <w:r>
        <w:t>:</w:t>
      </w:r>
    </w:p>
    <w:p w14:paraId="1F08F15E" w14:textId="10D0F2DF" w:rsidR="00683C69" w:rsidRDefault="00683C69" w:rsidP="00683C69">
      <w:pPr>
        <w:pStyle w:val="ListParagraph"/>
        <w:numPr>
          <w:ilvl w:val="0"/>
          <w:numId w:val="20"/>
        </w:numPr>
      </w:pPr>
      <w:r>
        <w:t>The connection ID</w:t>
      </w:r>
    </w:p>
    <w:p w14:paraId="3B021394" w14:textId="4BD8E0CB" w:rsidR="00683C69" w:rsidRDefault="00683C69" w:rsidP="00683C69">
      <w:pPr>
        <w:pStyle w:val="ListParagraph"/>
        <w:numPr>
          <w:ilvl w:val="0"/>
          <w:numId w:val="20"/>
        </w:numPr>
      </w:pPr>
      <w:r>
        <w:t>The handle of the Descriptor</w:t>
      </w:r>
    </w:p>
    <w:p w14:paraId="647A7484" w14:textId="35287D62" w:rsidR="00683C69" w:rsidRDefault="00683C69" w:rsidP="00683C69">
      <w:pPr>
        <w:pStyle w:val="ListParagraph"/>
        <w:numPr>
          <w:ilvl w:val="0"/>
          <w:numId w:val="20"/>
        </w:numPr>
      </w:pPr>
      <w:r>
        <w:t>The value to write</w:t>
      </w:r>
    </w:p>
    <w:p w14:paraId="6D5EDAFC" w14:textId="3B40500E" w:rsidR="00E64A1D" w:rsidRDefault="00E64A1D" w:rsidP="00E64A1D">
      <w:r>
        <w:t xml:space="preserve">For a CCCD, the LSB </w:t>
      </w:r>
      <w:r w:rsidR="00C1020F">
        <w:t xml:space="preserve">(bit 0) </w:t>
      </w:r>
      <w:r>
        <w:t xml:space="preserve">is set to 1 for Notifications, and </w:t>
      </w:r>
      <w:r w:rsidR="00C1020F">
        <w:t xml:space="preserve">bit 1 </w:t>
      </w:r>
      <w:r>
        <w:t>is set to 1 for Indications. That is:</w:t>
      </w:r>
    </w:p>
    <w:p w14:paraId="00107FC2" w14:textId="77777777" w:rsidR="008D1199" w:rsidRPr="008D1199" w:rsidRDefault="008D1199" w:rsidP="008D1199">
      <w:pPr>
        <w:autoSpaceDE w:val="0"/>
        <w:autoSpaceDN w:val="0"/>
        <w:adjustRightInd w:val="0"/>
        <w:spacing w:after="0" w:line="240" w:lineRule="auto"/>
        <w:rPr>
          <w:rFonts w:ascii="Courier New" w:hAnsi="Courier New" w:cs="Courier New"/>
          <w:sz w:val="16"/>
          <w:szCs w:val="20"/>
        </w:rPr>
      </w:pPr>
      <w:r w:rsidRPr="008D1199">
        <w:rPr>
          <w:rFonts w:ascii="Courier New" w:hAnsi="Courier New" w:cs="Courier New"/>
          <w:color w:val="3F7F5F"/>
          <w:sz w:val="16"/>
          <w:szCs w:val="20"/>
        </w:rPr>
        <w:t>/** characteristic descriptor: client configuration value */</w:t>
      </w:r>
    </w:p>
    <w:p w14:paraId="1401D88C" w14:textId="77777777" w:rsidR="008D1199" w:rsidRPr="008D1199" w:rsidRDefault="008D1199" w:rsidP="008D1199">
      <w:pPr>
        <w:autoSpaceDE w:val="0"/>
        <w:autoSpaceDN w:val="0"/>
        <w:adjustRightInd w:val="0"/>
        <w:spacing w:after="0" w:line="240" w:lineRule="auto"/>
        <w:rPr>
          <w:rFonts w:ascii="Courier New" w:hAnsi="Courier New" w:cs="Courier New"/>
          <w:sz w:val="16"/>
          <w:szCs w:val="20"/>
        </w:rPr>
      </w:pPr>
      <w:proofErr w:type="spellStart"/>
      <w:r w:rsidRPr="008D1199">
        <w:rPr>
          <w:rFonts w:ascii="Courier New" w:hAnsi="Courier New" w:cs="Courier New"/>
          <w:b/>
          <w:bCs/>
          <w:color w:val="7F0055"/>
          <w:sz w:val="16"/>
          <w:szCs w:val="20"/>
        </w:rPr>
        <w:t>enum</w:t>
      </w:r>
      <w:proofErr w:type="spellEnd"/>
      <w:r w:rsidRPr="008D1199">
        <w:rPr>
          <w:rFonts w:ascii="Courier New" w:hAnsi="Courier New" w:cs="Courier New"/>
          <w:color w:val="000000"/>
          <w:sz w:val="16"/>
          <w:szCs w:val="20"/>
        </w:rPr>
        <w:t xml:space="preserve"> </w:t>
      </w:r>
      <w:proofErr w:type="spellStart"/>
      <w:r w:rsidRPr="008D1199">
        <w:rPr>
          <w:rFonts w:ascii="Courier New" w:hAnsi="Courier New" w:cs="Courier New"/>
          <w:color w:val="000000"/>
          <w:sz w:val="16"/>
          <w:szCs w:val="20"/>
        </w:rPr>
        <w:t>wiced_bt_gatt_client_char_config_e</w:t>
      </w:r>
      <w:proofErr w:type="spellEnd"/>
    </w:p>
    <w:p w14:paraId="25DD26A3" w14:textId="77777777" w:rsidR="008D1199" w:rsidRPr="008D1199" w:rsidRDefault="008D1199" w:rsidP="008D1199">
      <w:pPr>
        <w:autoSpaceDE w:val="0"/>
        <w:autoSpaceDN w:val="0"/>
        <w:adjustRightInd w:val="0"/>
        <w:spacing w:after="0" w:line="240" w:lineRule="auto"/>
        <w:rPr>
          <w:rFonts w:ascii="Courier New" w:hAnsi="Courier New" w:cs="Courier New"/>
          <w:sz w:val="16"/>
          <w:szCs w:val="20"/>
        </w:rPr>
      </w:pPr>
      <w:r w:rsidRPr="008D1199">
        <w:rPr>
          <w:rFonts w:ascii="Courier New" w:hAnsi="Courier New" w:cs="Courier New"/>
          <w:color w:val="000000"/>
          <w:sz w:val="16"/>
          <w:szCs w:val="20"/>
        </w:rPr>
        <w:t>{</w:t>
      </w:r>
    </w:p>
    <w:p w14:paraId="3020100E" w14:textId="3A645C55" w:rsidR="008D1199" w:rsidRPr="008D1199" w:rsidRDefault="008D1199" w:rsidP="008D1199">
      <w:pPr>
        <w:autoSpaceDE w:val="0"/>
        <w:autoSpaceDN w:val="0"/>
        <w:adjustRightInd w:val="0"/>
        <w:spacing w:after="0" w:line="240" w:lineRule="auto"/>
        <w:rPr>
          <w:rFonts w:ascii="Courier New" w:hAnsi="Courier New" w:cs="Courier New"/>
          <w:sz w:val="16"/>
          <w:szCs w:val="20"/>
        </w:rPr>
      </w:pPr>
      <w:r w:rsidRPr="008D1199">
        <w:rPr>
          <w:rFonts w:ascii="Courier New" w:hAnsi="Courier New" w:cs="Courier New"/>
          <w:color w:val="000000"/>
          <w:sz w:val="16"/>
          <w:szCs w:val="20"/>
        </w:rPr>
        <w:t xml:space="preserve">    </w:t>
      </w:r>
      <w:r w:rsidRPr="008D1199">
        <w:rPr>
          <w:rFonts w:ascii="Courier New" w:hAnsi="Courier New" w:cs="Courier New"/>
          <w:i/>
          <w:iCs/>
          <w:color w:val="0000C0"/>
          <w:sz w:val="16"/>
          <w:szCs w:val="20"/>
        </w:rPr>
        <w:t>GATT_CLIENT_CONFIG_NONE</w:t>
      </w:r>
      <w:r w:rsidRPr="008D1199">
        <w:rPr>
          <w:rFonts w:ascii="Courier New" w:hAnsi="Courier New" w:cs="Courier New"/>
          <w:color w:val="000000"/>
          <w:sz w:val="16"/>
          <w:szCs w:val="20"/>
        </w:rPr>
        <w:t xml:space="preserve">          = 0x0000,      </w:t>
      </w:r>
      <w:r w:rsidRPr="008D1199">
        <w:rPr>
          <w:rFonts w:ascii="Courier New" w:hAnsi="Courier New" w:cs="Courier New"/>
          <w:color w:val="3F7F5F"/>
          <w:sz w:val="16"/>
          <w:szCs w:val="20"/>
        </w:rPr>
        <w:t xml:space="preserve">/**&lt; </w:t>
      </w:r>
      <w:r>
        <w:rPr>
          <w:rFonts w:ascii="Courier New" w:hAnsi="Courier New" w:cs="Courier New"/>
          <w:color w:val="3F7F5F"/>
          <w:sz w:val="16"/>
          <w:szCs w:val="20"/>
        </w:rPr>
        <w:t>No</w:t>
      </w:r>
      <w:r w:rsidRPr="008D1199">
        <w:rPr>
          <w:rFonts w:ascii="Courier New" w:hAnsi="Courier New" w:cs="Courier New"/>
          <w:color w:val="3F7F5F"/>
          <w:sz w:val="16"/>
          <w:szCs w:val="20"/>
        </w:rPr>
        <w:t xml:space="preserve"> notifications </w:t>
      </w:r>
      <w:r>
        <w:rPr>
          <w:rFonts w:ascii="Courier New" w:hAnsi="Courier New" w:cs="Courier New"/>
          <w:color w:val="3F7F5F"/>
          <w:sz w:val="16"/>
          <w:szCs w:val="20"/>
        </w:rPr>
        <w:t>or</w:t>
      </w:r>
      <w:r w:rsidRPr="008D1199">
        <w:rPr>
          <w:rFonts w:ascii="Courier New" w:hAnsi="Courier New" w:cs="Courier New"/>
          <w:color w:val="3F7F5F"/>
          <w:sz w:val="16"/>
          <w:szCs w:val="20"/>
        </w:rPr>
        <w:t xml:space="preserve"> indications */</w:t>
      </w:r>
    </w:p>
    <w:p w14:paraId="5914AC5F" w14:textId="0E6B9E62" w:rsidR="008D1199" w:rsidRPr="008D1199" w:rsidRDefault="008D1199" w:rsidP="008D1199">
      <w:pPr>
        <w:autoSpaceDE w:val="0"/>
        <w:autoSpaceDN w:val="0"/>
        <w:adjustRightInd w:val="0"/>
        <w:spacing w:after="0" w:line="240" w:lineRule="auto"/>
        <w:rPr>
          <w:rFonts w:ascii="Courier New" w:hAnsi="Courier New" w:cs="Courier New"/>
          <w:sz w:val="16"/>
          <w:szCs w:val="20"/>
        </w:rPr>
      </w:pPr>
      <w:r w:rsidRPr="008D1199">
        <w:rPr>
          <w:rFonts w:ascii="Courier New" w:hAnsi="Courier New" w:cs="Courier New"/>
          <w:color w:val="000000"/>
          <w:sz w:val="16"/>
          <w:szCs w:val="20"/>
        </w:rPr>
        <w:t xml:space="preserve">    </w:t>
      </w:r>
      <w:r w:rsidRPr="008D1199">
        <w:rPr>
          <w:rFonts w:ascii="Courier New" w:hAnsi="Courier New" w:cs="Courier New"/>
          <w:i/>
          <w:iCs/>
          <w:color w:val="0000C0"/>
          <w:sz w:val="16"/>
          <w:szCs w:val="20"/>
        </w:rPr>
        <w:t>GATT_CLIENT_CONFIG_NOTIFICATION</w:t>
      </w:r>
      <w:r w:rsidRPr="008D1199">
        <w:rPr>
          <w:rFonts w:ascii="Courier New" w:hAnsi="Courier New" w:cs="Courier New"/>
          <w:color w:val="000000"/>
          <w:sz w:val="16"/>
          <w:szCs w:val="20"/>
        </w:rPr>
        <w:t xml:space="preserve">  = 0x0001,      </w:t>
      </w:r>
      <w:r w:rsidRPr="008D1199">
        <w:rPr>
          <w:rFonts w:ascii="Courier New" w:hAnsi="Courier New" w:cs="Courier New"/>
          <w:color w:val="3F7F5F"/>
          <w:sz w:val="16"/>
          <w:szCs w:val="20"/>
        </w:rPr>
        <w:t xml:space="preserve">/**&lt; </w:t>
      </w:r>
      <w:r>
        <w:rPr>
          <w:rFonts w:ascii="Courier New" w:hAnsi="Courier New" w:cs="Courier New"/>
          <w:color w:val="3F7F5F"/>
          <w:sz w:val="16"/>
          <w:szCs w:val="20"/>
        </w:rPr>
        <w:t>Send</w:t>
      </w:r>
      <w:r w:rsidRPr="008D1199">
        <w:rPr>
          <w:rFonts w:ascii="Courier New" w:hAnsi="Courier New" w:cs="Courier New"/>
          <w:color w:val="3F7F5F"/>
          <w:sz w:val="16"/>
          <w:szCs w:val="20"/>
        </w:rPr>
        <w:t xml:space="preserve"> notifications  */</w:t>
      </w:r>
    </w:p>
    <w:p w14:paraId="092596B3" w14:textId="22109090" w:rsidR="008D1199" w:rsidRPr="008D1199" w:rsidRDefault="008D1199" w:rsidP="008D1199">
      <w:pPr>
        <w:autoSpaceDE w:val="0"/>
        <w:autoSpaceDN w:val="0"/>
        <w:adjustRightInd w:val="0"/>
        <w:spacing w:after="0" w:line="240" w:lineRule="auto"/>
        <w:rPr>
          <w:rFonts w:ascii="Courier New" w:hAnsi="Courier New" w:cs="Courier New"/>
          <w:sz w:val="16"/>
          <w:szCs w:val="20"/>
        </w:rPr>
      </w:pPr>
      <w:r w:rsidRPr="008D1199">
        <w:rPr>
          <w:rFonts w:ascii="Courier New" w:hAnsi="Courier New" w:cs="Courier New"/>
          <w:color w:val="000000"/>
          <w:sz w:val="16"/>
          <w:szCs w:val="20"/>
        </w:rPr>
        <w:t xml:space="preserve">    </w:t>
      </w:r>
      <w:r w:rsidRPr="008D1199">
        <w:rPr>
          <w:rFonts w:ascii="Courier New" w:hAnsi="Courier New" w:cs="Courier New"/>
          <w:i/>
          <w:iCs/>
          <w:color w:val="0000C0"/>
          <w:sz w:val="16"/>
          <w:szCs w:val="20"/>
        </w:rPr>
        <w:t>GATT_CLIENT_CONFIG_INDICATION</w:t>
      </w:r>
      <w:r w:rsidRPr="008D1199">
        <w:rPr>
          <w:rFonts w:ascii="Courier New" w:hAnsi="Courier New" w:cs="Courier New"/>
          <w:color w:val="000000"/>
          <w:sz w:val="16"/>
          <w:szCs w:val="20"/>
        </w:rPr>
        <w:t xml:space="preserve">    = 0x0002       </w:t>
      </w:r>
      <w:r w:rsidRPr="008D1199">
        <w:rPr>
          <w:rFonts w:ascii="Courier New" w:hAnsi="Courier New" w:cs="Courier New"/>
          <w:color w:val="3F7F5F"/>
          <w:sz w:val="16"/>
          <w:szCs w:val="20"/>
        </w:rPr>
        <w:t xml:space="preserve">/**&lt; </w:t>
      </w:r>
      <w:r>
        <w:rPr>
          <w:rFonts w:ascii="Courier New" w:hAnsi="Courier New" w:cs="Courier New"/>
          <w:color w:val="3F7F5F"/>
          <w:sz w:val="16"/>
          <w:szCs w:val="20"/>
        </w:rPr>
        <w:t>Send</w:t>
      </w:r>
      <w:r w:rsidRPr="008D1199">
        <w:rPr>
          <w:rFonts w:ascii="Courier New" w:hAnsi="Courier New" w:cs="Courier New"/>
          <w:color w:val="3F7F5F"/>
          <w:sz w:val="16"/>
          <w:szCs w:val="20"/>
        </w:rPr>
        <w:t xml:space="preserve"> indications  */</w:t>
      </w:r>
    </w:p>
    <w:p w14:paraId="3C9163A2" w14:textId="021310DF" w:rsidR="00E64A1D" w:rsidRPr="008D1199" w:rsidRDefault="008D1199" w:rsidP="008D1199">
      <w:pPr>
        <w:rPr>
          <w:rFonts w:ascii="Courier New" w:hAnsi="Courier New" w:cs="Courier New"/>
          <w:sz w:val="18"/>
        </w:rPr>
      </w:pPr>
      <w:r w:rsidRPr="008D1199">
        <w:rPr>
          <w:rFonts w:ascii="Courier New" w:hAnsi="Courier New" w:cs="Courier New"/>
          <w:color w:val="000000"/>
          <w:sz w:val="16"/>
          <w:szCs w:val="20"/>
        </w:rPr>
        <w:t>};</w:t>
      </w:r>
    </w:p>
    <w:p w14:paraId="711CD541" w14:textId="40E6FA70" w:rsidR="00002A0F" w:rsidRDefault="00FE7564" w:rsidP="00801FD8">
      <w:r>
        <w:t xml:space="preserve">When the GATT Server initiates a Notify or an Indicate you will get a </w:t>
      </w:r>
      <w:r w:rsidR="00C94345">
        <w:t>GATT</w:t>
      </w:r>
      <w:r>
        <w:t xml:space="preserve"> callback with the event code set as </w:t>
      </w:r>
      <w:r w:rsidRPr="00FE7564">
        <w:t>GATT_OPERATION_CPLT_EVT</w:t>
      </w:r>
      <w:r w:rsidR="00D41FEF">
        <w:t xml:space="preserve">.  You will see that the Operation value is </w:t>
      </w:r>
      <w:r w:rsidR="00D41FEF" w:rsidRPr="00D41FEF">
        <w:t>GATTC_OPTYPE_NOTIFICATION</w:t>
      </w:r>
      <w:r w:rsidR="00D41FEF">
        <w:t xml:space="preserve"> </w:t>
      </w:r>
      <w:r w:rsidR="001B7500">
        <w:t xml:space="preserve">or </w:t>
      </w:r>
      <w:r w:rsidR="001B7500" w:rsidRPr="00D41FEF">
        <w:t>GATTC_OPTYPE_</w:t>
      </w:r>
      <w:r w:rsidR="001B7500">
        <w:t>I</w:t>
      </w:r>
      <w:r w:rsidR="001B7500" w:rsidRPr="00D41FEF">
        <w:t>N</w:t>
      </w:r>
      <w:r w:rsidR="001B7500">
        <w:t xml:space="preserve">DICATE </w:t>
      </w:r>
      <w:r w:rsidR="00D41FEF">
        <w:t>and the value is just like the Read Response.</w:t>
      </w:r>
      <w:r w:rsidR="00801FD8">
        <w:t xml:space="preserve">  In the case of Indicate you can return </w:t>
      </w:r>
      <w:r w:rsidR="00376E91" w:rsidRPr="00801FD8">
        <w:t>WICED_BT_GATT_SUCCESS</w:t>
      </w:r>
      <w:r w:rsidR="00376E91">
        <w:t xml:space="preserve"> which means the Stack </w:t>
      </w:r>
      <w:r w:rsidR="00E9489E">
        <w:t>will return</w:t>
      </w:r>
      <w:r w:rsidR="00376E91">
        <w:t xml:space="preserve"> a Handle Value Confirmation </w:t>
      </w:r>
      <w:r w:rsidR="00E9489E">
        <w:t xml:space="preserve">to the Client, </w:t>
      </w:r>
      <w:r w:rsidR="00376E91">
        <w:t xml:space="preserve">or you can return something other than </w:t>
      </w:r>
      <w:r w:rsidR="00376E91" w:rsidRPr="00801FD8">
        <w:t>WICED_BT_GATT_SUCCESS</w:t>
      </w:r>
      <w:r w:rsidR="00376E91">
        <w:t xml:space="preserve"> in which case the Stack sends </w:t>
      </w:r>
      <w:r w:rsidR="00801FD8">
        <w:t xml:space="preserve">an </w:t>
      </w:r>
      <w:r w:rsidR="00376E91">
        <w:t>E</w:t>
      </w:r>
      <w:r w:rsidR="00801FD8">
        <w:t xml:space="preserve">rror </w:t>
      </w:r>
      <w:r w:rsidR="00376E91">
        <w:t>Response</w:t>
      </w:r>
      <w:r w:rsidR="00801FD8">
        <w:t xml:space="preserve"> </w:t>
      </w:r>
      <w:r w:rsidR="002E34D2">
        <w:t xml:space="preserve">with the code </w:t>
      </w:r>
      <w:r w:rsidR="00376E91">
        <w:t xml:space="preserve">that you choose </w:t>
      </w:r>
      <w:r w:rsidR="00801FD8">
        <w:t xml:space="preserve">from the </w:t>
      </w:r>
      <w:proofErr w:type="spellStart"/>
      <w:r w:rsidR="00801FD8" w:rsidRPr="00801FD8">
        <w:t>wiced_bt_gatt_status_e</w:t>
      </w:r>
      <w:proofErr w:type="spellEnd"/>
      <w:r w:rsidR="00801FD8">
        <w:t xml:space="preserve"> enumeration.</w:t>
      </w:r>
      <w:r w:rsidR="00E9489E">
        <w:t xml:space="preserve"> Remember from Chapter 4A that the </w:t>
      </w:r>
      <w:r w:rsidR="00FB0F11">
        <w:t xml:space="preserve">(partial) </w:t>
      </w:r>
      <w:r w:rsidR="00E9489E">
        <w:t>list of available return values is:</w:t>
      </w:r>
    </w:p>
    <w:p w14:paraId="58E76A72" w14:textId="77777777" w:rsidR="00E9489E" w:rsidRPr="0064052B" w:rsidRDefault="00E9489E" w:rsidP="00E9489E">
      <w:pPr>
        <w:spacing w:after="0"/>
        <w:ind w:left="720"/>
        <w:rPr>
          <w:rFonts w:ascii="Courier New" w:hAnsi="Courier New" w:cs="Courier New"/>
          <w:sz w:val="16"/>
          <w:szCs w:val="17"/>
        </w:rPr>
      </w:pPr>
      <w:proofErr w:type="spellStart"/>
      <w:r w:rsidRPr="0064052B">
        <w:rPr>
          <w:rFonts w:ascii="Courier New" w:hAnsi="Courier New" w:cs="Courier New"/>
          <w:color w:val="931A68"/>
          <w:sz w:val="16"/>
          <w:szCs w:val="17"/>
        </w:rPr>
        <w:t>enum</w:t>
      </w:r>
      <w:proofErr w:type="spellEnd"/>
      <w:r w:rsidRPr="0064052B">
        <w:rPr>
          <w:rFonts w:ascii="Courier New" w:hAnsi="Courier New" w:cs="Courier New"/>
          <w:sz w:val="16"/>
          <w:szCs w:val="17"/>
        </w:rPr>
        <w:t xml:space="preserve"> </w:t>
      </w:r>
      <w:proofErr w:type="spellStart"/>
      <w:r w:rsidRPr="0064052B">
        <w:rPr>
          <w:rFonts w:ascii="Courier New" w:hAnsi="Courier New" w:cs="Courier New"/>
          <w:sz w:val="16"/>
          <w:szCs w:val="17"/>
        </w:rPr>
        <w:t>wiced_bt_gatt_status_e</w:t>
      </w:r>
      <w:proofErr w:type="spellEnd"/>
    </w:p>
    <w:p w14:paraId="40EB875B"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w:t>
      </w:r>
    </w:p>
    <w:p w14:paraId="26B49623"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WICED_BT_GATT_SUCCESS</w:t>
      </w:r>
      <w:r w:rsidRPr="0064052B">
        <w:rPr>
          <w:rFonts w:ascii="Courier New" w:hAnsi="Courier New" w:cs="Courier New"/>
          <w:sz w:val="16"/>
          <w:szCs w:val="17"/>
        </w:rPr>
        <w:t xml:space="preserve">                 = 0x00,     </w:t>
      </w:r>
      <w:r w:rsidRPr="0064052B">
        <w:rPr>
          <w:rFonts w:ascii="Courier New" w:hAnsi="Courier New" w:cs="Courier New"/>
          <w:color w:val="4E9072"/>
          <w:sz w:val="16"/>
          <w:szCs w:val="17"/>
        </w:rPr>
        <w:t>/**&lt; Success */</w:t>
      </w:r>
    </w:p>
    <w:p w14:paraId="78F07BA7"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WICED_BT_GATT_INVALID_HANDLE</w:t>
      </w:r>
      <w:r w:rsidRPr="0064052B">
        <w:rPr>
          <w:rFonts w:ascii="Courier New" w:hAnsi="Courier New" w:cs="Courier New"/>
          <w:sz w:val="16"/>
          <w:szCs w:val="17"/>
        </w:rPr>
        <w:t xml:space="preserve">          = 0x01,     </w:t>
      </w:r>
      <w:r w:rsidRPr="0064052B">
        <w:rPr>
          <w:rFonts w:ascii="Courier New" w:hAnsi="Courier New" w:cs="Courier New"/>
          <w:color w:val="4E9072"/>
          <w:sz w:val="16"/>
          <w:szCs w:val="17"/>
        </w:rPr>
        <w:t>/**&lt; Invalid Handle */</w:t>
      </w:r>
    </w:p>
    <w:p w14:paraId="3CC4A5B0"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WICED_BT_GATT_READ_NOT_PERMIT</w:t>
      </w:r>
      <w:r w:rsidRPr="0064052B">
        <w:rPr>
          <w:rFonts w:ascii="Courier New" w:hAnsi="Courier New" w:cs="Courier New"/>
          <w:sz w:val="16"/>
          <w:szCs w:val="17"/>
        </w:rPr>
        <w:t xml:space="preserve">         = 0x02,     </w:t>
      </w:r>
      <w:r w:rsidRPr="0064052B">
        <w:rPr>
          <w:rFonts w:ascii="Courier New" w:hAnsi="Courier New" w:cs="Courier New"/>
          <w:color w:val="4E9072"/>
          <w:sz w:val="16"/>
          <w:szCs w:val="17"/>
        </w:rPr>
        <w:t>/**&lt; Read Not Permitted */</w:t>
      </w:r>
    </w:p>
    <w:p w14:paraId="5F1519B1"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WICED_BT_GATT_WRITE_NOT_PERMIT</w:t>
      </w:r>
      <w:r w:rsidRPr="0064052B">
        <w:rPr>
          <w:rFonts w:ascii="Courier New" w:hAnsi="Courier New" w:cs="Courier New"/>
          <w:sz w:val="16"/>
          <w:szCs w:val="17"/>
        </w:rPr>
        <w:t xml:space="preserve">        = 0x03,     </w:t>
      </w:r>
      <w:r w:rsidRPr="0064052B">
        <w:rPr>
          <w:rFonts w:ascii="Courier New" w:hAnsi="Courier New" w:cs="Courier New"/>
          <w:color w:val="4E9072"/>
          <w:sz w:val="16"/>
          <w:szCs w:val="17"/>
        </w:rPr>
        <w:t>/**&lt; Write Not permitted */</w:t>
      </w:r>
    </w:p>
    <w:p w14:paraId="47878373"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WICED_BT_GATT_INVALID_PDU</w:t>
      </w:r>
      <w:r w:rsidRPr="0064052B">
        <w:rPr>
          <w:rFonts w:ascii="Courier New" w:hAnsi="Courier New" w:cs="Courier New"/>
          <w:sz w:val="16"/>
          <w:szCs w:val="17"/>
        </w:rPr>
        <w:t xml:space="preserve">             = 0x04,     </w:t>
      </w:r>
      <w:r w:rsidRPr="0064052B">
        <w:rPr>
          <w:rFonts w:ascii="Courier New" w:hAnsi="Courier New" w:cs="Courier New"/>
          <w:color w:val="4E9072"/>
          <w:sz w:val="16"/>
          <w:szCs w:val="17"/>
        </w:rPr>
        <w:t>/**&lt; Invalid PDU */</w:t>
      </w:r>
    </w:p>
    <w:p w14:paraId="34CABF0D" w14:textId="77777777" w:rsidR="00E9489E" w:rsidRPr="0064052B" w:rsidRDefault="00E9489E" w:rsidP="00E9489E">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WICED_BT_GATT_INSUF_AUTHENTICATION</w:t>
      </w:r>
      <w:r w:rsidRPr="0064052B">
        <w:rPr>
          <w:rFonts w:ascii="Courier New" w:hAnsi="Courier New" w:cs="Courier New"/>
          <w:color w:val="000000"/>
          <w:sz w:val="16"/>
          <w:szCs w:val="17"/>
        </w:rPr>
        <w:t xml:space="preserve">    = 0x05,     </w:t>
      </w:r>
      <w:r w:rsidRPr="0064052B">
        <w:rPr>
          <w:rFonts w:ascii="Courier New" w:hAnsi="Courier New" w:cs="Courier New"/>
          <w:color w:val="4E9072"/>
          <w:sz w:val="16"/>
          <w:szCs w:val="17"/>
        </w:rPr>
        <w:t>/**&lt; Insufficient Authentication */</w:t>
      </w:r>
    </w:p>
    <w:p w14:paraId="61101B41" w14:textId="77777777" w:rsidR="00E9489E" w:rsidRPr="0064052B" w:rsidRDefault="00E9489E" w:rsidP="00E9489E">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WICED_BT_GATT_REQ_NOT_SUPPORTED</w:t>
      </w:r>
      <w:r w:rsidRPr="0064052B">
        <w:rPr>
          <w:rFonts w:ascii="Courier New" w:hAnsi="Courier New" w:cs="Courier New"/>
          <w:color w:val="000000"/>
          <w:sz w:val="16"/>
          <w:szCs w:val="17"/>
        </w:rPr>
        <w:t xml:space="preserve">       = 0x06,     </w:t>
      </w:r>
      <w:r w:rsidRPr="0064052B">
        <w:rPr>
          <w:rFonts w:ascii="Courier New" w:hAnsi="Courier New" w:cs="Courier New"/>
          <w:color w:val="4E9072"/>
          <w:sz w:val="16"/>
          <w:szCs w:val="17"/>
        </w:rPr>
        <w:t>/**&lt; Request Not Supported */</w:t>
      </w:r>
    </w:p>
    <w:p w14:paraId="41F27C08"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WICED_BT_GATT_INVALID_OFFSET</w:t>
      </w:r>
      <w:r w:rsidRPr="0064052B">
        <w:rPr>
          <w:rFonts w:ascii="Courier New" w:hAnsi="Courier New" w:cs="Courier New"/>
          <w:sz w:val="16"/>
          <w:szCs w:val="17"/>
        </w:rPr>
        <w:t xml:space="preserve">          = 0x07,     </w:t>
      </w:r>
      <w:r w:rsidRPr="0064052B">
        <w:rPr>
          <w:rFonts w:ascii="Courier New" w:hAnsi="Courier New" w:cs="Courier New"/>
          <w:color w:val="4E9072"/>
          <w:sz w:val="16"/>
          <w:szCs w:val="17"/>
        </w:rPr>
        <w:t>/**&lt; Invalid Offset */</w:t>
      </w:r>
    </w:p>
    <w:p w14:paraId="0E8D1C92" w14:textId="77777777" w:rsidR="00E9489E" w:rsidRPr="0064052B" w:rsidRDefault="00E9489E" w:rsidP="00E9489E">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WICED_BT_GATT_INSUF_AUTHORIZATION</w:t>
      </w:r>
      <w:r w:rsidRPr="0064052B">
        <w:rPr>
          <w:rFonts w:ascii="Courier New" w:hAnsi="Courier New" w:cs="Courier New"/>
          <w:color w:val="000000"/>
          <w:sz w:val="16"/>
          <w:szCs w:val="17"/>
        </w:rPr>
        <w:t xml:space="preserve">     = 0x08,     </w:t>
      </w:r>
      <w:r w:rsidRPr="0064052B">
        <w:rPr>
          <w:rFonts w:ascii="Courier New" w:hAnsi="Courier New" w:cs="Courier New"/>
          <w:color w:val="4E9072"/>
          <w:sz w:val="16"/>
          <w:szCs w:val="17"/>
        </w:rPr>
        <w:t>/**&lt; Insufficient Authorization */</w:t>
      </w:r>
    </w:p>
    <w:p w14:paraId="568DC276"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WICED_BT_GATT_PREPARE_Q_FULL</w:t>
      </w:r>
      <w:r w:rsidRPr="0064052B">
        <w:rPr>
          <w:rFonts w:ascii="Courier New" w:hAnsi="Courier New" w:cs="Courier New"/>
          <w:sz w:val="16"/>
          <w:szCs w:val="17"/>
        </w:rPr>
        <w:t xml:space="preserve">          = 0x09,     </w:t>
      </w:r>
      <w:r w:rsidRPr="0064052B">
        <w:rPr>
          <w:rFonts w:ascii="Courier New" w:hAnsi="Courier New" w:cs="Courier New"/>
          <w:color w:val="4E9072"/>
          <w:sz w:val="16"/>
          <w:szCs w:val="17"/>
        </w:rPr>
        <w:t>/**&lt; Prepare Queue Full */</w:t>
      </w:r>
    </w:p>
    <w:p w14:paraId="176A1644"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WICED_BT_GATT_NOT_FOUND</w:t>
      </w:r>
      <w:r w:rsidRPr="0064052B">
        <w:rPr>
          <w:rFonts w:ascii="Courier New" w:hAnsi="Courier New" w:cs="Courier New"/>
          <w:sz w:val="16"/>
          <w:szCs w:val="17"/>
        </w:rPr>
        <w:t xml:space="preserve">               = 0x0a,     </w:t>
      </w:r>
      <w:r w:rsidRPr="0064052B">
        <w:rPr>
          <w:rFonts w:ascii="Courier New" w:hAnsi="Courier New" w:cs="Courier New"/>
          <w:color w:val="4E9072"/>
          <w:sz w:val="16"/>
          <w:szCs w:val="17"/>
        </w:rPr>
        <w:t>/**&lt; Not Found */</w:t>
      </w:r>
    </w:p>
    <w:p w14:paraId="5BE4E9AC"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WICED_BT_GATT_NOT_LONG</w:t>
      </w:r>
      <w:r w:rsidRPr="0064052B">
        <w:rPr>
          <w:rFonts w:ascii="Courier New" w:hAnsi="Courier New" w:cs="Courier New"/>
          <w:sz w:val="16"/>
          <w:szCs w:val="17"/>
        </w:rPr>
        <w:t xml:space="preserve">                = 0x0b,     </w:t>
      </w:r>
      <w:r w:rsidRPr="0064052B">
        <w:rPr>
          <w:rFonts w:ascii="Courier New" w:hAnsi="Courier New" w:cs="Courier New"/>
          <w:color w:val="4E9072"/>
          <w:sz w:val="16"/>
          <w:szCs w:val="17"/>
        </w:rPr>
        <w:t>/**&lt; Not Long Size */</w:t>
      </w:r>
    </w:p>
    <w:p w14:paraId="77E54372"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WICED_BT_GATT_INSUF_KEY_SIZE</w:t>
      </w:r>
      <w:r w:rsidRPr="0064052B">
        <w:rPr>
          <w:rFonts w:ascii="Courier New" w:hAnsi="Courier New" w:cs="Courier New"/>
          <w:sz w:val="16"/>
          <w:szCs w:val="17"/>
        </w:rPr>
        <w:t xml:space="preserve">          = 0x0c,     </w:t>
      </w:r>
      <w:r w:rsidRPr="0064052B">
        <w:rPr>
          <w:rFonts w:ascii="Courier New" w:hAnsi="Courier New" w:cs="Courier New"/>
          <w:color w:val="4E9072"/>
          <w:sz w:val="16"/>
          <w:szCs w:val="17"/>
        </w:rPr>
        <w:t>/**&lt; Insufficient Key Size */</w:t>
      </w:r>
    </w:p>
    <w:p w14:paraId="3159760F" w14:textId="77777777" w:rsidR="00E9489E" w:rsidRPr="0064052B" w:rsidRDefault="00E9489E" w:rsidP="00E9489E">
      <w:pPr>
        <w:spacing w:after="0"/>
        <w:ind w:left="720"/>
        <w:rPr>
          <w:rFonts w:ascii="Courier New" w:hAnsi="Courier New" w:cs="Courier New"/>
          <w:color w:val="4E9072"/>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WICED_BT_GATT_INVALID_ATTR_LEN</w:t>
      </w:r>
      <w:r w:rsidRPr="0064052B">
        <w:rPr>
          <w:rFonts w:ascii="Courier New" w:hAnsi="Courier New" w:cs="Courier New"/>
          <w:color w:val="000000"/>
          <w:sz w:val="16"/>
          <w:szCs w:val="17"/>
        </w:rPr>
        <w:t xml:space="preserve">        = 0x0d,    </w:t>
      </w:r>
      <w:r>
        <w:rPr>
          <w:rFonts w:ascii="Courier New" w:hAnsi="Courier New" w:cs="Courier New"/>
          <w:color w:val="000000"/>
          <w:sz w:val="16"/>
          <w:szCs w:val="17"/>
        </w:rPr>
        <w:t xml:space="preserve"> </w:t>
      </w:r>
      <w:r w:rsidRPr="0064052B">
        <w:rPr>
          <w:rFonts w:ascii="Courier New" w:hAnsi="Courier New" w:cs="Courier New"/>
          <w:color w:val="4E9072"/>
          <w:sz w:val="16"/>
          <w:szCs w:val="17"/>
        </w:rPr>
        <w:t>/**&lt; Invalid Attribute Length */</w:t>
      </w:r>
    </w:p>
    <w:p w14:paraId="5012EAD9"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WICED_BT_GATT_ERR_UNLIKELY</w:t>
      </w:r>
      <w:r w:rsidRPr="0064052B">
        <w:rPr>
          <w:rFonts w:ascii="Courier New" w:hAnsi="Courier New" w:cs="Courier New"/>
          <w:sz w:val="16"/>
          <w:szCs w:val="17"/>
        </w:rPr>
        <w:t xml:space="preserve">            = 0x0e,    </w:t>
      </w:r>
      <w:r>
        <w:rPr>
          <w:rFonts w:ascii="Courier New" w:hAnsi="Courier New" w:cs="Courier New"/>
          <w:sz w:val="16"/>
          <w:szCs w:val="17"/>
        </w:rPr>
        <w:t xml:space="preserve"> </w:t>
      </w:r>
      <w:r w:rsidRPr="0064052B">
        <w:rPr>
          <w:rFonts w:ascii="Courier New" w:hAnsi="Courier New" w:cs="Courier New"/>
          <w:color w:val="4E9072"/>
          <w:sz w:val="16"/>
          <w:szCs w:val="17"/>
        </w:rPr>
        <w:t>/**&lt; Error Unlikely */</w:t>
      </w:r>
    </w:p>
    <w:p w14:paraId="00C87907" w14:textId="77777777" w:rsidR="00E9489E" w:rsidRPr="0064052B" w:rsidRDefault="00E9489E" w:rsidP="00E9489E">
      <w:pPr>
        <w:spacing w:after="0"/>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WICED_BT_GATT_INSUF_ENCRYPTION</w:t>
      </w:r>
      <w:r w:rsidRPr="0064052B">
        <w:rPr>
          <w:rFonts w:ascii="Courier New" w:hAnsi="Courier New" w:cs="Courier New"/>
          <w:sz w:val="16"/>
          <w:szCs w:val="17"/>
        </w:rPr>
        <w:t xml:space="preserve">        = 0x0f,     </w:t>
      </w:r>
      <w:r w:rsidRPr="0064052B">
        <w:rPr>
          <w:rFonts w:ascii="Courier New" w:hAnsi="Courier New" w:cs="Courier New"/>
          <w:color w:val="4E9072"/>
          <w:sz w:val="16"/>
          <w:szCs w:val="17"/>
        </w:rPr>
        <w:t>/**&lt; Insufficient Encryption */</w:t>
      </w:r>
    </w:p>
    <w:p w14:paraId="25D7AE21" w14:textId="77777777" w:rsidR="00E9489E" w:rsidRPr="0064052B" w:rsidRDefault="00E9489E" w:rsidP="00E9489E">
      <w:pPr>
        <w:spacing w:after="0"/>
        <w:ind w:left="720"/>
        <w:rPr>
          <w:rFonts w:ascii="Courier New" w:hAnsi="Courier New" w:cs="Courier New"/>
          <w:color w:val="0326CC"/>
          <w:sz w:val="16"/>
          <w:szCs w:val="17"/>
        </w:rPr>
      </w:pPr>
      <w:r w:rsidRPr="0064052B">
        <w:rPr>
          <w:rFonts w:ascii="Courier New" w:hAnsi="Courier New" w:cs="Courier New"/>
          <w:color w:val="000000"/>
          <w:sz w:val="16"/>
          <w:szCs w:val="17"/>
        </w:rPr>
        <w:t xml:space="preserve">    </w:t>
      </w:r>
      <w:r w:rsidRPr="0064052B">
        <w:rPr>
          <w:rFonts w:ascii="Courier New" w:hAnsi="Courier New" w:cs="Courier New"/>
          <w:color w:val="0326CC"/>
          <w:sz w:val="16"/>
          <w:szCs w:val="17"/>
        </w:rPr>
        <w:t>WICED_BT_GATT_UNSUPPORT_GRP_TYPE</w:t>
      </w:r>
      <w:r w:rsidRPr="0064052B">
        <w:rPr>
          <w:rFonts w:ascii="Courier New" w:hAnsi="Courier New" w:cs="Courier New"/>
          <w:color w:val="000000"/>
          <w:sz w:val="16"/>
          <w:szCs w:val="17"/>
        </w:rPr>
        <w:t xml:space="preserve">      = 0x10,     </w:t>
      </w:r>
      <w:r w:rsidRPr="0064052B">
        <w:rPr>
          <w:rFonts w:ascii="Courier New" w:hAnsi="Courier New" w:cs="Courier New"/>
          <w:color w:val="4E9072"/>
          <w:sz w:val="16"/>
          <w:szCs w:val="17"/>
        </w:rPr>
        <w:t>/**&lt; Unsupported Group Type */</w:t>
      </w:r>
    </w:p>
    <w:p w14:paraId="5E3FDE63" w14:textId="77777777" w:rsidR="00E9489E" w:rsidRPr="0064052B" w:rsidRDefault="00E9489E" w:rsidP="00E9489E">
      <w:pPr>
        <w:ind w:left="720"/>
        <w:rPr>
          <w:rFonts w:ascii="Courier New" w:hAnsi="Courier New" w:cs="Courier New"/>
          <w:sz w:val="16"/>
          <w:szCs w:val="17"/>
        </w:rPr>
      </w:pPr>
      <w:r w:rsidRPr="0064052B">
        <w:rPr>
          <w:rFonts w:ascii="Courier New" w:hAnsi="Courier New" w:cs="Courier New"/>
          <w:sz w:val="16"/>
          <w:szCs w:val="17"/>
        </w:rPr>
        <w:t xml:space="preserve">    </w:t>
      </w:r>
      <w:r w:rsidRPr="0064052B">
        <w:rPr>
          <w:rFonts w:ascii="Courier New" w:hAnsi="Courier New" w:cs="Courier New"/>
          <w:color w:val="0326CC"/>
          <w:sz w:val="16"/>
          <w:szCs w:val="17"/>
        </w:rPr>
        <w:t>WICED_BT_GATT_INSUF_RESOURCE</w:t>
      </w:r>
      <w:r w:rsidRPr="0064052B">
        <w:rPr>
          <w:rFonts w:ascii="Courier New" w:hAnsi="Courier New" w:cs="Courier New"/>
          <w:sz w:val="16"/>
          <w:szCs w:val="17"/>
        </w:rPr>
        <w:t xml:space="preserve">          = 0x11,     </w:t>
      </w:r>
      <w:r w:rsidRPr="0064052B">
        <w:rPr>
          <w:rFonts w:ascii="Courier New" w:hAnsi="Courier New" w:cs="Courier New"/>
          <w:color w:val="4E9072"/>
          <w:sz w:val="16"/>
          <w:szCs w:val="17"/>
        </w:rPr>
        <w:t>/**&lt; Insufficient Resource */</w:t>
      </w:r>
    </w:p>
    <w:p w14:paraId="6BD7AF43" w14:textId="77777777" w:rsidR="00E9489E" w:rsidRDefault="00E9489E">
      <w:pPr>
        <w:rPr>
          <w:rFonts w:eastAsia="Times New Roman"/>
          <w:b/>
          <w:color w:val="1F4E79" w:themeColor="accent1" w:themeShade="80"/>
          <w:sz w:val="24"/>
          <w:szCs w:val="26"/>
        </w:rPr>
      </w:pPr>
      <w:r>
        <w:br w:type="page"/>
      </w:r>
    </w:p>
    <w:p w14:paraId="058F2B04" w14:textId="0AF81F5B" w:rsidR="00C03E98" w:rsidRDefault="00C03E98" w:rsidP="00A520F0">
      <w:pPr>
        <w:pStyle w:val="Heading2"/>
      </w:pPr>
      <w:bookmarkStart w:id="25" w:name="_Toc530072147"/>
      <w:r>
        <w:lastRenderedPageBreak/>
        <w:t>GATT Group</w:t>
      </w:r>
      <w:bookmarkEnd w:id="25"/>
    </w:p>
    <w:p w14:paraId="56B595F5" w14:textId="0D497A07" w:rsidR="00C03E98" w:rsidRDefault="00C03E98" w:rsidP="00C03E98">
      <w:r>
        <w:t xml:space="preserve">There is one last GATT </w:t>
      </w:r>
      <w:r w:rsidR="00F950D3">
        <w:t>c</w:t>
      </w:r>
      <w:r>
        <w:t>oncept that needs to be introduced to understand the next GATT Procedures</w:t>
      </w:r>
      <w:r w:rsidR="00BA7F3F">
        <w:t>. That is the</w:t>
      </w:r>
      <w:r>
        <w:t xml:space="preserve"> Group.  A Group is a range of handles starting at a Service, Service Include or a Characteristic and ending at the last </w:t>
      </w:r>
      <w:r w:rsidR="00BA7F3F">
        <w:t>H</w:t>
      </w:r>
      <w:r>
        <w:t xml:space="preserve">andle that is associated with the Group.  </w:t>
      </w:r>
      <w:r w:rsidR="00BA7F3F">
        <w:t xml:space="preserve">To put it another way, a Group is all of the rows in the GATT database that logically belong together. </w:t>
      </w:r>
      <w:r>
        <w:t xml:space="preserve">For instance, in the GATT database </w:t>
      </w:r>
      <w:r w:rsidR="009B7A1B">
        <w:t xml:space="preserve">below, </w:t>
      </w:r>
      <w:r>
        <w:t>the Service Group for &lt;&lt;</w:t>
      </w:r>
      <w:r w:rsidR="00BA7F3F">
        <w:t>G</w:t>
      </w:r>
      <w:r>
        <w:t xml:space="preserve">eneric </w:t>
      </w:r>
      <w:r w:rsidR="00BA7F3F">
        <w:t>A</w:t>
      </w:r>
      <w:r>
        <w:t>ccess&gt;&gt; starts at Handle 0x14 and ends at 0x18.</w:t>
      </w:r>
    </w:p>
    <w:p w14:paraId="4E348780" w14:textId="7235DF2A" w:rsidR="00C03E98" w:rsidRDefault="00C03E98" w:rsidP="00A520F0">
      <w:pPr>
        <w:pStyle w:val="Heading2"/>
      </w:pPr>
      <w:bookmarkStart w:id="26" w:name="_Ref525973657"/>
      <w:bookmarkStart w:id="27" w:name="_Toc530072148"/>
      <w:r>
        <w:t>GATT Client Read by Group Type</w:t>
      </w:r>
      <w:bookmarkEnd w:id="26"/>
      <w:bookmarkEnd w:id="27"/>
    </w:p>
    <w:p w14:paraId="6071E662" w14:textId="7F5EC0E2" w:rsidR="00C03E98" w:rsidRDefault="00C03E98" w:rsidP="00C03E98">
      <w:r>
        <w:t xml:space="preserve">The GATT Client Read by Group Type request takes as input </w:t>
      </w:r>
      <w:r w:rsidR="00CE5ACF">
        <w:t>a search</w:t>
      </w:r>
      <w:r w:rsidR="00B02693">
        <w:t xml:space="preserve"> </w:t>
      </w:r>
      <w:r>
        <w:t>starting</w:t>
      </w:r>
      <w:r w:rsidR="00CE5ACF">
        <w:t xml:space="preserve"> Handle</w:t>
      </w:r>
      <w:r w:rsidR="00AB7935">
        <w:t>, search</w:t>
      </w:r>
      <w:r w:rsidR="00CE5ACF">
        <w:t xml:space="preserve"> </w:t>
      </w:r>
      <w:r>
        <w:t xml:space="preserve">ending </w:t>
      </w:r>
      <w:r w:rsidR="00CE5ACF">
        <w:t>H</w:t>
      </w:r>
      <w:r>
        <w:t>andle</w:t>
      </w:r>
      <w:r w:rsidR="00B02693">
        <w:t xml:space="preserve"> and</w:t>
      </w:r>
      <w:r>
        <w:t xml:space="preserve"> </w:t>
      </w:r>
      <w:r w:rsidR="00CE5ACF">
        <w:t>G</w:t>
      </w:r>
      <w:r>
        <w:t>roup type</w:t>
      </w:r>
      <w:r w:rsidR="00B02693">
        <w:t>. It</w:t>
      </w:r>
      <w:r>
        <w:t xml:space="preserve"> outputs a list of tuples with </w:t>
      </w:r>
      <w:r w:rsidR="00B02693">
        <w:t xml:space="preserve">the Group </w:t>
      </w:r>
      <w:r w:rsidR="00AB7935">
        <w:t xml:space="preserve">start </w:t>
      </w:r>
      <w:r w:rsidR="00B02693">
        <w:t>H</w:t>
      </w:r>
      <w:r>
        <w:t xml:space="preserve">andle, </w:t>
      </w:r>
      <w:r w:rsidR="00B02693">
        <w:t>G</w:t>
      </w:r>
      <w:r>
        <w:t xml:space="preserve">roup </w:t>
      </w:r>
      <w:r w:rsidR="00AB7935">
        <w:t xml:space="preserve">end </w:t>
      </w:r>
      <w:r w:rsidR="00B02693">
        <w:t>H</w:t>
      </w:r>
      <w:r>
        <w:t xml:space="preserve">andle, </w:t>
      </w:r>
      <w:r w:rsidR="00B02693">
        <w:t xml:space="preserve">and </w:t>
      </w:r>
      <w:r>
        <w:t>value.  This request can only be used for a “Grouping Type” meaning, &lt;&lt;Service&gt;&gt;, &lt;&lt;Included Service&gt;&gt; and &lt;&lt;Characteristic&gt;&gt;</w:t>
      </w:r>
      <w:r w:rsidR="00B02693">
        <w:t>.</w:t>
      </w:r>
    </w:p>
    <w:p w14:paraId="4C547415" w14:textId="6B3BC2F3" w:rsidR="00C03E98" w:rsidRDefault="00C03E98" w:rsidP="00C03E98">
      <w:r>
        <w:t xml:space="preserve">Consider this GATT Database from </w:t>
      </w:r>
      <w:r w:rsidR="003C02DC">
        <w:t xml:space="preserve">Chapter 4B </w:t>
      </w:r>
      <w:r w:rsidR="00A26F1A">
        <w:t>E</w:t>
      </w:r>
      <w:r w:rsidR="003C02DC">
        <w:t>xercise 3</w:t>
      </w:r>
      <w:r w:rsidR="00F63CAB">
        <w:t xml:space="preserve"> </w:t>
      </w:r>
      <w:r w:rsidR="003C02DC">
        <w:t>(pair</w:t>
      </w:r>
      <w:r w:rsidR="00A26F1A">
        <w:t>ing</w:t>
      </w:r>
      <w:r w:rsidR="003C02DC">
        <w:t xml:space="preserve">) </w:t>
      </w:r>
      <w:r w:rsidR="00F63CAB">
        <w:t xml:space="preserve">and </w:t>
      </w:r>
      <w:r w:rsidR="003C02DC">
        <w:t xml:space="preserve">Chapter 4C </w:t>
      </w:r>
      <w:r w:rsidR="00A26F1A">
        <w:t>E</w:t>
      </w:r>
      <w:r w:rsidR="003C02DC">
        <w:t xml:space="preserve">xercise </w:t>
      </w:r>
      <w:r w:rsidR="00F63CAB" w:rsidRPr="00F63CAB">
        <w:t>1</w:t>
      </w:r>
      <w:r w:rsidR="003C02DC">
        <w:t xml:space="preserve"> (advertise manufacturer's data)</w:t>
      </w:r>
      <w:r w:rsidR="00F63CAB" w:rsidRPr="00F63CAB">
        <w:t>.</w:t>
      </w:r>
    </w:p>
    <w:tbl>
      <w:tblPr>
        <w:tblW w:w="988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00"/>
        <w:gridCol w:w="3465"/>
        <w:gridCol w:w="5124"/>
      </w:tblGrid>
      <w:tr w:rsidR="00C03E98" w14:paraId="1AFD5712" w14:textId="77777777" w:rsidTr="006B0DDD">
        <w:trPr>
          <w:trHeight w:val="320"/>
        </w:trPr>
        <w:tc>
          <w:tcPr>
            <w:tcW w:w="1300" w:type="dxa"/>
            <w:shd w:val="clear" w:color="auto" w:fill="auto"/>
            <w:noWrap/>
            <w:vAlign w:val="bottom"/>
            <w:hideMark/>
          </w:tcPr>
          <w:p w14:paraId="24623CC4" w14:textId="2879EEA1" w:rsidR="00C03E98" w:rsidRDefault="00C03E98" w:rsidP="006B0DDD">
            <w:pPr>
              <w:jc w:val="center"/>
              <w:rPr>
                <w:rFonts w:ascii="Calibri" w:eastAsia="Times New Roman" w:hAnsi="Calibri"/>
                <w:b/>
                <w:bCs/>
                <w:color w:val="000000"/>
              </w:rPr>
            </w:pPr>
            <w:r>
              <w:rPr>
                <w:rFonts w:ascii="Calibri" w:eastAsia="Times New Roman" w:hAnsi="Calibri"/>
                <w:b/>
                <w:bCs/>
                <w:color w:val="000000"/>
              </w:rPr>
              <w:t>Handle</w:t>
            </w:r>
          </w:p>
        </w:tc>
        <w:tc>
          <w:tcPr>
            <w:tcW w:w="3465" w:type="dxa"/>
            <w:shd w:val="clear" w:color="auto" w:fill="auto"/>
            <w:noWrap/>
            <w:vAlign w:val="bottom"/>
            <w:hideMark/>
          </w:tcPr>
          <w:p w14:paraId="67C1FBC0" w14:textId="77777777" w:rsidR="00C03E98" w:rsidRDefault="00C03E98" w:rsidP="006B0DDD">
            <w:pPr>
              <w:jc w:val="center"/>
              <w:rPr>
                <w:rFonts w:ascii="Calibri" w:eastAsia="Times New Roman" w:hAnsi="Calibri"/>
                <w:b/>
                <w:bCs/>
                <w:color w:val="000000"/>
              </w:rPr>
            </w:pPr>
            <w:r>
              <w:rPr>
                <w:rFonts w:ascii="Calibri" w:eastAsia="Times New Roman" w:hAnsi="Calibri"/>
                <w:b/>
                <w:bCs/>
                <w:color w:val="000000"/>
              </w:rPr>
              <w:t>Type</w:t>
            </w:r>
          </w:p>
        </w:tc>
        <w:tc>
          <w:tcPr>
            <w:tcW w:w="5124" w:type="dxa"/>
            <w:shd w:val="clear" w:color="auto" w:fill="auto"/>
            <w:noWrap/>
            <w:vAlign w:val="bottom"/>
            <w:hideMark/>
          </w:tcPr>
          <w:p w14:paraId="17E3D8B5" w14:textId="77777777" w:rsidR="00C03E98" w:rsidRDefault="00C03E98" w:rsidP="006B0DDD">
            <w:pPr>
              <w:jc w:val="center"/>
              <w:rPr>
                <w:rFonts w:ascii="Calibri" w:eastAsia="Times New Roman" w:hAnsi="Calibri"/>
                <w:b/>
                <w:bCs/>
                <w:color w:val="000000"/>
              </w:rPr>
            </w:pPr>
            <w:r>
              <w:rPr>
                <w:rFonts w:ascii="Calibri" w:eastAsia="Times New Roman" w:hAnsi="Calibri"/>
                <w:b/>
                <w:bCs/>
                <w:color w:val="000000"/>
              </w:rPr>
              <w:t>Value</w:t>
            </w:r>
          </w:p>
        </w:tc>
      </w:tr>
      <w:tr w:rsidR="00C03E98" w14:paraId="3688632B" w14:textId="77777777" w:rsidTr="006B0DDD">
        <w:trPr>
          <w:trHeight w:val="320"/>
        </w:trPr>
        <w:tc>
          <w:tcPr>
            <w:tcW w:w="1300" w:type="dxa"/>
            <w:shd w:val="clear" w:color="auto" w:fill="auto"/>
            <w:noWrap/>
            <w:vAlign w:val="bottom"/>
            <w:hideMark/>
          </w:tcPr>
          <w:p w14:paraId="040213AD" w14:textId="4294F419" w:rsidR="00C03E98" w:rsidRDefault="00C03E98" w:rsidP="006B0DDD">
            <w:pPr>
              <w:jc w:val="center"/>
              <w:rPr>
                <w:rFonts w:ascii="Calibri" w:eastAsia="Times New Roman" w:hAnsi="Calibri"/>
                <w:color w:val="000000"/>
              </w:rPr>
            </w:pPr>
            <w:r>
              <w:rPr>
                <w:rFonts w:ascii="Calibri" w:eastAsia="Times New Roman" w:hAnsi="Calibri"/>
                <w:color w:val="000000"/>
              </w:rPr>
              <w:t>0x01</w:t>
            </w:r>
          </w:p>
        </w:tc>
        <w:tc>
          <w:tcPr>
            <w:tcW w:w="3465" w:type="dxa"/>
            <w:shd w:val="clear" w:color="auto" w:fill="auto"/>
            <w:noWrap/>
            <w:vAlign w:val="bottom"/>
            <w:hideMark/>
          </w:tcPr>
          <w:p w14:paraId="5EB987EC" w14:textId="0BB6C6E9" w:rsidR="00C03E98" w:rsidRDefault="0007064A" w:rsidP="006B0DDD">
            <w:pPr>
              <w:rPr>
                <w:rFonts w:ascii="Calibri" w:eastAsia="Times New Roman" w:hAnsi="Calibri"/>
                <w:color w:val="000000"/>
              </w:rPr>
            </w:pPr>
            <w:r>
              <w:rPr>
                <w:rFonts w:ascii="Calibri" w:eastAsia="Times New Roman" w:hAnsi="Calibri"/>
                <w:color w:val="000000"/>
              </w:rPr>
              <w:t>&lt;&lt;S</w:t>
            </w:r>
            <w:r w:rsidR="00C03E98">
              <w:rPr>
                <w:rFonts w:ascii="Calibri" w:eastAsia="Times New Roman" w:hAnsi="Calibri"/>
                <w:color w:val="000000"/>
              </w:rPr>
              <w:t>ervice&gt;&gt;</w:t>
            </w:r>
          </w:p>
        </w:tc>
        <w:tc>
          <w:tcPr>
            <w:tcW w:w="5124" w:type="dxa"/>
            <w:shd w:val="clear" w:color="auto" w:fill="auto"/>
            <w:noWrap/>
            <w:vAlign w:val="bottom"/>
            <w:hideMark/>
          </w:tcPr>
          <w:p w14:paraId="0EA04BCB" w14:textId="4FFB5146" w:rsidR="00C03E98" w:rsidRDefault="0007064A" w:rsidP="0007064A">
            <w:pPr>
              <w:rPr>
                <w:rFonts w:ascii="Calibri" w:eastAsia="Times New Roman" w:hAnsi="Calibri"/>
                <w:color w:val="000000"/>
              </w:rPr>
            </w:pPr>
            <w:r>
              <w:rPr>
                <w:rFonts w:ascii="Calibri" w:eastAsia="Times New Roman" w:hAnsi="Calibri"/>
                <w:color w:val="000000"/>
              </w:rPr>
              <w:t>&lt;&lt;G</w:t>
            </w:r>
            <w:r w:rsidR="00C03E98">
              <w:rPr>
                <w:rFonts w:ascii="Calibri" w:eastAsia="Times New Roman" w:hAnsi="Calibri"/>
                <w:color w:val="000000"/>
              </w:rPr>
              <w:t xml:space="preserve">eneric </w:t>
            </w:r>
            <w:r>
              <w:rPr>
                <w:rFonts w:ascii="Calibri" w:eastAsia="Times New Roman" w:hAnsi="Calibri"/>
                <w:color w:val="000000"/>
              </w:rPr>
              <w:t>A</w:t>
            </w:r>
            <w:r w:rsidR="00C03E98">
              <w:rPr>
                <w:rFonts w:ascii="Calibri" w:eastAsia="Times New Roman" w:hAnsi="Calibri"/>
                <w:color w:val="000000"/>
              </w:rPr>
              <w:t>ttribute&gt;&gt;</w:t>
            </w:r>
          </w:p>
        </w:tc>
      </w:tr>
      <w:tr w:rsidR="00C03E98" w14:paraId="74A9B095" w14:textId="77777777" w:rsidTr="006B0DDD">
        <w:trPr>
          <w:trHeight w:val="320"/>
        </w:trPr>
        <w:tc>
          <w:tcPr>
            <w:tcW w:w="1300" w:type="dxa"/>
            <w:shd w:val="clear" w:color="auto" w:fill="auto"/>
            <w:noWrap/>
            <w:vAlign w:val="bottom"/>
            <w:hideMark/>
          </w:tcPr>
          <w:p w14:paraId="295139D8" w14:textId="68C46DDA" w:rsidR="00C03E98" w:rsidRDefault="00C03E98" w:rsidP="006B0DDD">
            <w:pPr>
              <w:jc w:val="center"/>
              <w:rPr>
                <w:rFonts w:ascii="Calibri" w:eastAsia="Times New Roman" w:hAnsi="Calibri"/>
                <w:color w:val="000000"/>
              </w:rPr>
            </w:pPr>
            <w:r>
              <w:rPr>
                <w:rFonts w:ascii="Calibri" w:eastAsia="Times New Roman" w:hAnsi="Calibri"/>
                <w:color w:val="000000"/>
              </w:rPr>
              <w:t>0x14</w:t>
            </w:r>
          </w:p>
        </w:tc>
        <w:tc>
          <w:tcPr>
            <w:tcW w:w="3465" w:type="dxa"/>
            <w:shd w:val="clear" w:color="auto" w:fill="auto"/>
            <w:noWrap/>
            <w:vAlign w:val="bottom"/>
            <w:hideMark/>
          </w:tcPr>
          <w:p w14:paraId="2C24E96A" w14:textId="3671AEF0" w:rsidR="00C03E98" w:rsidRDefault="00AB40BD" w:rsidP="006B0DDD">
            <w:pPr>
              <w:rPr>
                <w:rFonts w:ascii="Calibri" w:eastAsia="Times New Roman" w:hAnsi="Calibri"/>
                <w:color w:val="000000"/>
              </w:rPr>
            </w:pPr>
            <w:r>
              <w:rPr>
                <w:rFonts w:ascii="Calibri" w:eastAsia="Times New Roman" w:hAnsi="Calibri"/>
                <w:color w:val="000000"/>
              </w:rPr>
              <w:t>&lt;&lt;S</w:t>
            </w:r>
            <w:r w:rsidR="00C03E98">
              <w:rPr>
                <w:rFonts w:ascii="Calibri" w:eastAsia="Times New Roman" w:hAnsi="Calibri"/>
                <w:color w:val="000000"/>
              </w:rPr>
              <w:t>ervice&gt;&gt;</w:t>
            </w:r>
          </w:p>
        </w:tc>
        <w:tc>
          <w:tcPr>
            <w:tcW w:w="5124" w:type="dxa"/>
            <w:shd w:val="clear" w:color="auto" w:fill="auto"/>
            <w:noWrap/>
            <w:vAlign w:val="bottom"/>
            <w:hideMark/>
          </w:tcPr>
          <w:p w14:paraId="1F1B4819" w14:textId="6FED00E1" w:rsidR="00C03E98" w:rsidRDefault="00AB40BD" w:rsidP="00AB40BD">
            <w:pPr>
              <w:rPr>
                <w:rFonts w:ascii="Calibri" w:eastAsia="Times New Roman" w:hAnsi="Calibri"/>
                <w:color w:val="000000"/>
              </w:rPr>
            </w:pPr>
            <w:r>
              <w:rPr>
                <w:rFonts w:ascii="Calibri" w:eastAsia="Times New Roman" w:hAnsi="Calibri"/>
                <w:color w:val="000000"/>
              </w:rPr>
              <w:t>&lt;&lt;G</w:t>
            </w:r>
            <w:r w:rsidR="00C03E98">
              <w:rPr>
                <w:rFonts w:ascii="Calibri" w:eastAsia="Times New Roman" w:hAnsi="Calibri"/>
                <w:color w:val="000000"/>
              </w:rPr>
              <w:t xml:space="preserve">eneric </w:t>
            </w:r>
            <w:r>
              <w:rPr>
                <w:rFonts w:ascii="Calibri" w:eastAsia="Times New Roman" w:hAnsi="Calibri"/>
                <w:color w:val="000000"/>
              </w:rPr>
              <w:t>A</w:t>
            </w:r>
            <w:r w:rsidR="00C03E98">
              <w:rPr>
                <w:rFonts w:ascii="Calibri" w:eastAsia="Times New Roman" w:hAnsi="Calibri"/>
                <w:color w:val="000000"/>
              </w:rPr>
              <w:t>ccess&gt;&gt;</w:t>
            </w:r>
          </w:p>
        </w:tc>
      </w:tr>
      <w:tr w:rsidR="00C03E98" w14:paraId="3A125CEE" w14:textId="77777777" w:rsidTr="006B0DDD">
        <w:trPr>
          <w:trHeight w:val="320"/>
        </w:trPr>
        <w:tc>
          <w:tcPr>
            <w:tcW w:w="1300" w:type="dxa"/>
            <w:shd w:val="clear" w:color="auto" w:fill="auto"/>
            <w:noWrap/>
            <w:vAlign w:val="bottom"/>
            <w:hideMark/>
          </w:tcPr>
          <w:p w14:paraId="2CE84B9A" w14:textId="759F0301" w:rsidR="00C03E98" w:rsidRDefault="00C03E98" w:rsidP="006B0DDD">
            <w:pPr>
              <w:jc w:val="center"/>
              <w:rPr>
                <w:rFonts w:ascii="Calibri" w:eastAsia="Times New Roman" w:hAnsi="Calibri"/>
                <w:color w:val="000000"/>
              </w:rPr>
            </w:pPr>
            <w:r>
              <w:rPr>
                <w:rFonts w:ascii="Calibri" w:eastAsia="Times New Roman" w:hAnsi="Calibri"/>
                <w:color w:val="000000"/>
              </w:rPr>
              <w:t>0x15</w:t>
            </w:r>
          </w:p>
        </w:tc>
        <w:tc>
          <w:tcPr>
            <w:tcW w:w="3465" w:type="dxa"/>
            <w:shd w:val="clear" w:color="auto" w:fill="auto"/>
            <w:noWrap/>
            <w:vAlign w:val="bottom"/>
            <w:hideMark/>
          </w:tcPr>
          <w:p w14:paraId="66A91601" w14:textId="37F21B73" w:rsidR="00C03E98" w:rsidRDefault="00AB40BD" w:rsidP="006B0DDD">
            <w:pPr>
              <w:rPr>
                <w:rFonts w:ascii="Calibri" w:eastAsia="Times New Roman" w:hAnsi="Calibri"/>
                <w:color w:val="000000"/>
              </w:rPr>
            </w:pPr>
            <w:r>
              <w:rPr>
                <w:rFonts w:ascii="Calibri" w:eastAsia="Times New Roman" w:hAnsi="Calibri"/>
                <w:color w:val="000000"/>
              </w:rPr>
              <w:t>&lt;&lt;C</w:t>
            </w:r>
            <w:r w:rsidR="00C03E98">
              <w:rPr>
                <w:rFonts w:ascii="Calibri" w:eastAsia="Times New Roman" w:hAnsi="Calibri"/>
                <w:color w:val="000000"/>
              </w:rPr>
              <w:t>haracteristic&gt;&gt;</w:t>
            </w:r>
          </w:p>
        </w:tc>
        <w:tc>
          <w:tcPr>
            <w:tcW w:w="5124" w:type="dxa"/>
            <w:shd w:val="clear" w:color="auto" w:fill="auto"/>
            <w:noWrap/>
            <w:vAlign w:val="bottom"/>
            <w:hideMark/>
          </w:tcPr>
          <w:p w14:paraId="7FBE1401" w14:textId="3C514738" w:rsidR="00C03E98" w:rsidRDefault="00C03E98" w:rsidP="00AB40BD">
            <w:pPr>
              <w:rPr>
                <w:rFonts w:ascii="Calibri" w:eastAsia="Times New Roman" w:hAnsi="Calibri"/>
                <w:color w:val="000000"/>
              </w:rPr>
            </w:pPr>
            <w:r>
              <w:rPr>
                <w:rFonts w:ascii="Calibri" w:eastAsia="Times New Roman" w:hAnsi="Calibri"/>
                <w:color w:val="000000"/>
              </w:rPr>
              <w:t>0x16,</w:t>
            </w:r>
            <w:r w:rsidR="00737B16">
              <w:rPr>
                <w:rFonts w:ascii="Calibri" w:eastAsia="Times New Roman" w:hAnsi="Calibri"/>
                <w:color w:val="000000"/>
              </w:rPr>
              <w:t xml:space="preserve"> </w:t>
            </w:r>
            <w:r>
              <w:rPr>
                <w:rFonts w:ascii="Calibri" w:eastAsia="Times New Roman" w:hAnsi="Calibri"/>
                <w:color w:val="000000"/>
              </w:rPr>
              <w:t>&lt;&lt;</w:t>
            </w:r>
            <w:r w:rsidR="00AB40BD">
              <w:rPr>
                <w:rFonts w:ascii="Calibri" w:eastAsia="Times New Roman" w:hAnsi="Calibri"/>
                <w:color w:val="000000"/>
              </w:rPr>
              <w:t>D</w:t>
            </w:r>
            <w:r>
              <w:rPr>
                <w:rFonts w:ascii="Calibri" w:eastAsia="Times New Roman" w:hAnsi="Calibri"/>
                <w:color w:val="000000"/>
              </w:rPr>
              <w:t xml:space="preserve">evice </w:t>
            </w:r>
            <w:r w:rsidR="00AB40BD">
              <w:rPr>
                <w:rFonts w:ascii="Calibri" w:eastAsia="Times New Roman" w:hAnsi="Calibri"/>
                <w:color w:val="000000"/>
              </w:rPr>
              <w:t>N</w:t>
            </w:r>
            <w:r>
              <w:rPr>
                <w:rFonts w:ascii="Calibri" w:eastAsia="Times New Roman" w:hAnsi="Calibri"/>
                <w:color w:val="000000"/>
              </w:rPr>
              <w:t>ame&gt;&gt;</w:t>
            </w:r>
          </w:p>
        </w:tc>
      </w:tr>
      <w:tr w:rsidR="00C03E98" w14:paraId="71D0D932" w14:textId="77777777" w:rsidTr="006B0DDD">
        <w:trPr>
          <w:trHeight w:val="320"/>
        </w:trPr>
        <w:tc>
          <w:tcPr>
            <w:tcW w:w="1300" w:type="dxa"/>
            <w:shd w:val="clear" w:color="auto" w:fill="auto"/>
            <w:noWrap/>
            <w:vAlign w:val="bottom"/>
            <w:hideMark/>
          </w:tcPr>
          <w:p w14:paraId="6D83E5F5" w14:textId="1A78942B" w:rsidR="00C03E98" w:rsidRDefault="00C03E98" w:rsidP="006B0DDD">
            <w:pPr>
              <w:jc w:val="center"/>
              <w:rPr>
                <w:rFonts w:ascii="Calibri" w:eastAsia="Times New Roman" w:hAnsi="Calibri"/>
                <w:color w:val="000000"/>
              </w:rPr>
            </w:pPr>
            <w:r>
              <w:rPr>
                <w:rFonts w:ascii="Calibri" w:eastAsia="Times New Roman" w:hAnsi="Calibri"/>
                <w:color w:val="000000"/>
              </w:rPr>
              <w:t>0x16</w:t>
            </w:r>
          </w:p>
        </w:tc>
        <w:tc>
          <w:tcPr>
            <w:tcW w:w="3465" w:type="dxa"/>
            <w:shd w:val="clear" w:color="auto" w:fill="auto"/>
            <w:noWrap/>
            <w:vAlign w:val="bottom"/>
            <w:hideMark/>
          </w:tcPr>
          <w:p w14:paraId="7819DD7D" w14:textId="0E0325FD" w:rsidR="00C03E98" w:rsidRDefault="00C03E98" w:rsidP="00AB40BD">
            <w:pPr>
              <w:rPr>
                <w:rFonts w:ascii="Calibri" w:eastAsia="Times New Roman" w:hAnsi="Calibri"/>
                <w:color w:val="000000"/>
              </w:rPr>
            </w:pPr>
            <w:r>
              <w:rPr>
                <w:rFonts w:ascii="Calibri" w:eastAsia="Times New Roman" w:hAnsi="Calibri"/>
                <w:color w:val="000000"/>
              </w:rPr>
              <w:t>&lt;&lt;</w:t>
            </w:r>
            <w:r w:rsidR="00AB40BD">
              <w:rPr>
                <w:rFonts w:ascii="Calibri" w:eastAsia="Times New Roman" w:hAnsi="Calibri"/>
                <w:color w:val="000000"/>
              </w:rPr>
              <w:t>D</w:t>
            </w:r>
            <w:r>
              <w:rPr>
                <w:rFonts w:ascii="Calibri" w:eastAsia="Times New Roman" w:hAnsi="Calibri"/>
                <w:color w:val="000000"/>
              </w:rPr>
              <w:t xml:space="preserve">evice </w:t>
            </w:r>
            <w:r w:rsidR="00AB40BD">
              <w:rPr>
                <w:rFonts w:ascii="Calibri" w:eastAsia="Times New Roman" w:hAnsi="Calibri"/>
                <w:color w:val="000000"/>
              </w:rPr>
              <w:t>N</w:t>
            </w:r>
            <w:r>
              <w:rPr>
                <w:rFonts w:ascii="Calibri" w:eastAsia="Times New Roman" w:hAnsi="Calibri"/>
                <w:color w:val="000000"/>
              </w:rPr>
              <w:t>ame&gt;&gt;</w:t>
            </w:r>
          </w:p>
        </w:tc>
        <w:tc>
          <w:tcPr>
            <w:tcW w:w="5124" w:type="dxa"/>
            <w:shd w:val="clear" w:color="auto" w:fill="auto"/>
            <w:noWrap/>
            <w:vAlign w:val="bottom"/>
            <w:hideMark/>
          </w:tcPr>
          <w:p w14:paraId="1352FD6C" w14:textId="77777777" w:rsidR="00C03E98" w:rsidRDefault="00C03E98" w:rsidP="006B0DDD">
            <w:pPr>
              <w:rPr>
                <w:rFonts w:ascii="Calibri" w:eastAsia="Times New Roman" w:hAnsi="Calibri"/>
                <w:color w:val="000000"/>
              </w:rPr>
            </w:pPr>
          </w:p>
        </w:tc>
      </w:tr>
      <w:tr w:rsidR="00C03E98" w14:paraId="7527FA6D" w14:textId="77777777" w:rsidTr="006B0DDD">
        <w:trPr>
          <w:trHeight w:val="320"/>
        </w:trPr>
        <w:tc>
          <w:tcPr>
            <w:tcW w:w="1300" w:type="dxa"/>
            <w:shd w:val="clear" w:color="auto" w:fill="auto"/>
            <w:noWrap/>
            <w:vAlign w:val="bottom"/>
            <w:hideMark/>
          </w:tcPr>
          <w:p w14:paraId="74293F82" w14:textId="53853ACF" w:rsidR="00C03E98" w:rsidRDefault="00C03E98" w:rsidP="006B0DDD">
            <w:pPr>
              <w:jc w:val="center"/>
              <w:rPr>
                <w:rFonts w:ascii="Calibri" w:eastAsia="Times New Roman" w:hAnsi="Calibri"/>
                <w:color w:val="000000"/>
              </w:rPr>
            </w:pPr>
            <w:r>
              <w:rPr>
                <w:rFonts w:ascii="Calibri" w:eastAsia="Times New Roman" w:hAnsi="Calibri"/>
                <w:color w:val="000000"/>
              </w:rPr>
              <w:t>0x17</w:t>
            </w:r>
          </w:p>
        </w:tc>
        <w:tc>
          <w:tcPr>
            <w:tcW w:w="3465" w:type="dxa"/>
            <w:shd w:val="clear" w:color="auto" w:fill="auto"/>
            <w:noWrap/>
            <w:vAlign w:val="bottom"/>
            <w:hideMark/>
          </w:tcPr>
          <w:p w14:paraId="6D76513D" w14:textId="3CFCAA26" w:rsidR="00C03E98" w:rsidRDefault="00C03E98" w:rsidP="00AB40BD">
            <w:pPr>
              <w:rPr>
                <w:rFonts w:ascii="Calibri" w:eastAsia="Times New Roman" w:hAnsi="Calibri"/>
                <w:color w:val="000000"/>
              </w:rPr>
            </w:pPr>
            <w:r>
              <w:rPr>
                <w:rFonts w:ascii="Calibri" w:eastAsia="Times New Roman" w:hAnsi="Calibri"/>
                <w:color w:val="000000"/>
              </w:rPr>
              <w:t>&lt;&lt;</w:t>
            </w:r>
            <w:r w:rsidR="00AB40BD">
              <w:rPr>
                <w:rFonts w:ascii="Calibri" w:eastAsia="Times New Roman" w:hAnsi="Calibri"/>
                <w:color w:val="000000"/>
              </w:rPr>
              <w:t>C</w:t>
            </w:r>
            <w:r>
              <w:rPr>
                <w:rFonts w:ascii="Calibri" w:eastAsia="Times New Roman" w:hAnsi="Calibri"/>
                <w:color w:val="000000"/>
              </w:rPr>
              <w:t>haracteristic&gt;&gt;</w:t>
            </w:r>
          </w:p>
        </w:tc>
        <w:tc>
          <w:tcPr>
            <w:tcW w:w="5124" w:type="dxa"/>
            <w:shd w:val="clear" w:color="auto" w:fill="auto"/>
            <w:noWrap/>
            <w:vAlign w:val="bottom"/>
            <w:hideMark/>
          </w:tcPr>
          <w:p w14:paraId="6F178A77" w14:textId="135820D9" w:rsidR="00C03E98" w:rsidRDefault="00C03E98" w:rsidP="00AB40BD">
            <w:pPr>
              <w:rPr>
                <w:rFonts w:ascii="Calibri" w:eastAsia="Times New Roman" w:hAnsi="Calibri"/>
                <w:color w:val="000000"/>
              </w:rPr>
            </w:pPr>
            <w:r>
              <w:rPr>
                <w:rFonts w:ascii="Calibri" w:eastAsia="Times New Roman" w:hAnsi="Calibri"/>
                <w:color w:val="000000"/>
              </w:rPr>
              <w:t>0x18,</w:t>
            </w:r>
            <w:r w:rsidR="00737B16">
              <w:rPr>
                <w:rFonts w:ascii="Calibri" w:eastAsia="Times New Roman" w:hAnsi="Calibri"/>
                <w:color w:val="000000"/>
              </w:rPr>
              <w:t xml:space="preserve"> </w:t>
            </w:r>
            <w:r>
              <w:rPr>
                <w:rFonts w:ascii="Calibri" w:eastAsia="Times New Roman" w:hAnsi="Calibri"/>
                <w:color w:val="000000"/>
              </w:rPr>
              <w:t>&lt;&lt;</w:t>
            </w:r>
            <w:r w:rsidR="00AB40BD">
              <w:rPr>
                <w:rFonts w:ascii="Calibri" w:eastAsia="Times New Roman" w:hAnsi="Calibri"/>
                <w:color w:val="000000"/>
              </w:rPr>
              <w:t>A</w:t>
            </w:r>
            <w:r>
              <w:rPr>
                <w:rFonts w:ascii="Calibri" w:eastAsia="Times New Roman" w:hAnsi="Calibri"/>
                <w:color w:val="000000"/>
              </w:rPr>
              <w:t>ppearance&gt;&gt;,0x02</w:t>
            </w:r>
          </w:p>
        </w:tc>
      </w:tr>
      <w:tr w:rsidR="00C03E98" w14:paraId="62975A2C" w14:textId="77777777" w:rsidTr="006B0DDD">
        <w:trPr>
          <w:trHeight w:val="320"/>
        </w:trPr>
        <w:tc>
          <w:tcPr>
            <w:tcW w:w="1300" w:type="dxa"/>
            <w:shd w:val="clear" w:color="auto" w:fill="auto"/>
            <w:noWrap/>
            <w:vAlign w:val="bottom"/>
            <w:hideMark/>
          </w:tcPr>
          <w:p w14:paraId="19BF29E7" w14:textId="75378829" w:rsidR="00C03E98" w:rsidRDefault="00C03E98" w:rsidP="006B0DDD">
            <w:pPr>
              <w:jc w:val="center"/>
              <w:rPr>
                <w:rFonts w:ascii="Calibri" w:eastAsia="Times New Roman" w:hAnsi="Calibri"/>
                <w:color w:val="000000"/>
              </w:rPr>
            </w:pPr>
            <w:r>
              <w:rPr>
                <w:rFonts w:ascii="Calibri" w:eastAsia="Times New Roman" w:hAnsi="Calibri"/>
                <w:color w:val="000000"/>
              </w:rPr>
              <w:t>0x18</w:t>
            </w:r>
          </w:p>
        </w:tc>
        <w:tc>
          <w:tcPr>
            <w:tcW w:w="3465" w:type="dxa"/>
            <w:shd w:val="clear" w:color="auto" w:fill="auto"/>
            <w:noWrap/>
            <w:vAlign w:val="bottom"/>
            <w:hideMark/>
          </w:tcPr>
          <w:p w14:paraId="55B73199" w14:textId="6AA42890" w:rsidR="00C03E98" w:rsidRDefault="00C03E98" w:rsidP="00AB40BD">
            <w:pPr>
              <w:rPr>
                <w:rFonts w:ascii="Calibri" w:eastAsia="Times New Roman" w:hAnsi="Calibri"/>
                <w:color w:val="000000"/>
              </w:rPr>
            </w:pPr>
            <w:r>
              <w:rPr>
                <w:rFonts w:ascii="Calibri" w:eastAsia="Times New Roman" w:hAnsi="Calibri"/>
                <w:color w:val="000000"/>
              </w:rPr>
              <w:t xml:space="preserve">&lt;&lt; </w:t>
            </w:r>
            <w:r w:rsidR="00AB40BD">
              <w:rPr>
                <w:rFonts w:ascii="Calibri" w:eastAsia="Times New Roman" w:hAnsi="Calibri"/>
                <w:color w:val="000000"/>
              </w:rPr>
              <w:t>A</w:t>
            </w:r>
            <w:r>
              <w:rPr>
                <w:rFonts w:ascii="Calibri" w:eastAsia="Times New Roman" w:hAnsi="Calibri"/>
                <w:color w:val="000000"/>
              </w:rPr>
              <w:t>ppearance&gt;&gt;</w:t>
            </w:r>
          </w:p>
        </w:tc>
        <w:tc>
          <w:tcPr>
            <w:tcW w:w="5124" w:type="dxa"/>
            <w:shd w:val="clear" w:color="auto" w:fill="auto"/>
            <w:noWrap/>
            <w:vAlign w:val="bottom"/>
            <w:hideMark/>
          </w:tcPr>
          <w:p w14:paraId="6FF69AA3" w14:textId="77777777" w:rsidR="00C03E98" w:rsidRDefault="00C03E98" w:rsidP="006B0DDD">
            <w:pPr>
              <w:rPr>
                <w:rFonts w:ascii="Calibri" w:eastAsia="Times New Roman" w:hAnsi="Calibri"/>
                <w:color w:val="000000"/>
              </w:rPr>
            </w:pPr>
          </w:p>
        </w:tc>
      </w:tr>
      <w:tr w:rsidR="00C03E98" w14:paraId="637EAE6D" w14:textId="77777777" w:rsidTr="006B0DDD">
        <w:trPr>
          <w:trHeight w:val="320"/>
        </w:trPr>
        <w:tc>
          <w:tcPr>
            <w:tcW w:w="1300" w:type="dxa"/>
            <w:shd w:val="clear" w:color="auto" w:fill="auto"/>
            <w:noWrap/>
            <w:vAlign w:val="bottom"/>
            <w:hideMark/>
          </w:tcPr>
          <w:p w14:paraId="636B26AB" w14:textId="471A67B6" w:rsidR="00C03E98" w:rsidRDefault="00C03E98" w:rsidP="006B0DDD">
            <w:pPr>
              <w:jc w:val="center"/>
              <w:rPr>
                <w:rFonts w:ascii="Calibri" w:eastAsia="Times New Roman" w:hAnsi="Calibri"/>
                <w:color w:val="000000"/>
              </w:rPr>
            </w:pPr>
            <w:r>
              <w:rPr>
                <w:rFonts w:ascii="Calibri" w:eastAsia="Times New Roman" w:hAnsi="Calibri"/>
                <w:color w:val="000000"/>
              </w:rPr>
              <w:t>0x28</w:t>
            </w:r>
          </w:p>
        </w:tc>
        <w:tc>
          <w:tcPr>
            <w:tcW w:w="3465" w:type="dxa"/>
            <w:shd w:val="clear" w:color="auto" w:fill="auto"/>
            <w:noWrap/>
            <w:vAlign w:val="bottom"/>
            <w:hideMark/>
          </w:tcPr>
          <w:p w14:paraId="20B76269" w14:textId="06B36E52" w:rsidR="00C03E98" w:rsidRDefault="00C03E98" w:rsidP="00AB40BD">
            <w:pPr>
              <w:rPr>
                <w:rFonts w:ascii="Calibri" w:eastAsia="Times New Roman" w:hAnsi="Calibri"/>
                <w:color w:val="000000"/>
              </w:rPr>
            </w:pPr>
            <w:r>
              <w:rPr>
                <w:rFonts w:ascii="Calibri" w:eastAsia="Times New Roman" w:hAnsi="Calibri"/>
                <w:color w:val="000000"/>
              </w:rPr>
              <w:t>&lt;&lt;</w:t>
            </w:r>
            <w:r w:rsidR="00AB40BD">
              <w:rPr>
                <w:rFonts w:ascii="Calibri" w:eastAsia="Times New Roman" w:hAnsi="Calibri"/>
                <w:color w:val="000000"/>
              </w:rPr>
              <w:t>S</w:t>
            </w:r>
            <w:r>
              <w:rPr>
                <w:rFonts w:ascii="Calibri" w:eastAsia="Times New Roman" w:hAnsi="Calibri"/>
                <w:color w:val="000000"/>
              </w:rPr>
              <w:t>ervice&gt;&gt;</w:t>
            </w:r>
          </w:p>
        </w:tc>
        <w:tc>
          <w:tcPr>
            <w:tcW w:w="5124" w:type="dxa"/>
            <w:shd w:val="clear" w:color="auto" w:fill="auto"/>
            <w:noWrap/>
            <w:vAlign w:val="bottom"/>
            <w:hideMark/>
          </w:tcPr>
          <w:p w14:paraId="36472C63" w14:textId="4CFF971B" w:rsidR="00C03E98" w:rsidRDefault="00C03E98" w:rsidP="006B0DDD">
            <w:pPr>
              <w:rPr>
                <w:rFonts w:ascii="Calibri" w:eastAsia="Times New Roman" w:hAnsi="Calibri"/>
                <w:color w:val="000000"/>
              </w:rPr>
            </w:pPr>
            <w:r>
              <w:rPr>
                <w:rFonts w:ascii="Calibri" w:eastAsia="Times New Roman" w:hAnsi="Calibri"/>
                <w:color w:val="000000"/>
              </w:rPr>
              <w:t>__</w:t>
            </w:r>
            <w:r w:rsidR="009E3991">
              <w:rPr>
                <w:rFonts w:ascii="Calibri" w:eastAsia="Times New Roman" w:hAnsi="Calibri"/>
                <w:color w:val="000000"/>
              </w:rPr>
              <w:t>UUID</w:t>
            </w:r>
            <w:r>
              <w:rPr>
                <w:rFonts w:ascii="Calibri" w:eastAsia="Times New Roman" w:hAnsi="Calibri"/>
                <w:color w:val="000000"/>
              </w:rPr>
              <w:t>_</w:t>
            </w:r>
            <w:r w:rsidR="009E3991">
              <w:rPr>
                <w:rFonts w:ascii="Calibri" w:eastAsia="Times New Roman" w:hAnsi="Calibri"/>
                <w:color w:val="000000"/>
              </w:rPr>
              <w:t>WICED</w:t>
            </w:r>
            <w:r>
              <w:rPr>
                <w:rFonts w:ascii="Calibri" w:eastAsia="Times New Roman" w:hAnsi="Calibri"/>
                <w:color w:val="000000"/>
              </w:rPr>
              <w:t>101</w:t>
            </w:r>
          </w:p>
        </w:tc>
      </w:tr>
      <w:tr w:rsidR="00C03E98" w14:paraId="6A9BE5CA" w14:textId="77777777" w:rsidTr="006B0DDD">
        <w:trPr>
          <w:trHeight w:val="320"/>
        </w:trPr>
        <w:tc>
          <w:tcPr>
            <w:tcW w:w="1300" w:type="dxa"/>
            <w:shd w:val="clear" w:color="auto" w:fill="auto"/>
            <w:noWrap/>
            <w:vAlign w:val="bottom"/>
            <w:hideMark/>
          </w:tcPr>
          <w:p w14:paraId="0DF66AFC" w14:textId="4BA284B9" w:rsidR="00C03E98" w:rsidRDefault="00C03E98" w:rsidP="006B0DDD">
            <w:pPr>
              <w:jc w:val="center"/>
              <w:rPr>
                <w:rFonts w:ascii="Calibri" w:eastAsia="Times New Roman" w:hAnsi="Calibri"/>
                <w:color w:val="000000"/>
              </w:rPr>
            </w:pPr>
            <w:r>
              <w:rPr>
                <w:rFonts w:ascii="Calibri" w:eastAsia="Times New Roman" w:hAnsi="Calibri"/>
                <w:color w:val="000000"/>
              </w:rPr>
              <w:t>0x29</w:t>
            </w:r>
          </w:p>
        </w:tc>
        <w:tc>
          <w:tcPr>
            <w:tcW w:w="3465" w:type="dxa"/>
            <w:shd w:val="clear" w:color="auto" w:fill="auto"/>
            <w:noWrap/>
            <w:vAlign w:val="bottom"/>
            <w:hideMark/>
          </w:tcPr>
          <w:p w14:paraId="417301CA" w14:textId="75D6091D" w:rsidR="00C03E98" w:rsidRDefault="00C03E98" w:rsidP="00AB40BD">
            <w:pPr>
              <w:rPr>
                <w:rFonts w:ascii="Calibri" w:eastAsia="Times New Roman" w:hAnsi="Calibri"/>
                <w:color w:val="000000"/>
              </w:rPr>
            </w:pPr>
            <w:r>
              <w:rPr>
                <w:rFonts w:ascii="Calibri" w:eastAsia="Times New Roman" w:hAnsi="Calibri"/>
                <w:color w:val="000000"/>
              </w:rPr>
              <w:t>&lt;&lt;</w:t>
            </w:r>
            <w:r w:rsidR="00AB40BD">
              <w:rPr>
                <w:rFonts w:ascii="Calibri" w:eastAsia="Times New Roman" w:hAnsi="Calibri"/>
                <w:color w:val="000000"/>
              </w:rPr>
              <w:t>C</w:t>
            </w:r>
            <w:r>
              <w:rPr>
                <w:rFonts w:ascii="Calibri" w:eastAsia="Times New Roman" w:hAnsi="Calibri"/>
                <w:color w:val="000000"/>
              </w:rPr>
              <w:t>haracteristic&gt;&gt;</w:t>
            </w:r>
          </w:p>
        </w:tc>
        <w:tc>
          <w:tcPr>
            <w:tcW w:w="5124" w:type="dxa"/>
            <w:shd w:val="clear" w:color="auto" w:fill="auto"/>
            <w:noWrap/>
            <w:vAlign w:val="bottom"/>
            <w:hideMark/>
          </w:tcPr>
          <w:p w14:paraId="74187DB8" w14:textId="70F5CDD4" w:rsidR="00C03E98" w:rsidRDefault="00C03E98" w:rsidP="006B0DDD">
            <w:pPr>
              <w:rPr>
                <w:rFonts w:ascii="Calibri" w:eastAsia="Times New Roman" w:hAnsi="Calibri"/>
                <w:color w:val="000000"/>
              </w:rPr>
            </w:pPr>
            <w:r>
              <w:rPr>
                <w:rFonts w:ascii="Calibri" w:eastAsia="Times New Roman" w:hAnsi="Calibri"/>
                <w:color w:val="000000"/>
              </w:rPr>
              <w:t>0x2A,</w:t>
            </w:r>
            <w:r w:rsidR="00737B16">
              <w:rPr>
                <w:rFonts w:ascii="Calibri" w:eastAsia="Times New Roman" w:hAnsi="Calibri"/>
                <w:color w:val="000000"/>
              </w:rPr>
              <w:t xml:space="preserve"> </w:t>
            </w:r>
            <w:r>
              <w:rPr>
                <w:rFonts w:ascii="Calibri" w:eastAsia="Times New Roman" w:hAnsi="Calibri"/>
                <w:color w:val="000000"/>
              </w:rPr>
              <w:t>__UUID_WICED101_LED,0x0E</w:t>
            </w:r>
          </w:p>
        </w:tc>
      </w:tr>
      <w:tr w:rsidR="00C03E98" w14:paraId="699A6C0C" w14:textId="77777777" w:rsidTr="006B0DDD">
        <w:trPr>
          <w:trHeight w:val="320"/>
        </w:trPr>
        <w:tc>
          <w:tcPr>
            <w:tcW w:w="1300" w:type="dxa"/>
            <w:shd w:val="clear" w:color="auto" w:fill="auto"/>
            <w:noWrap/>
            <w:vAlign w:val="bottom"/>
            <w:hideMark/>
          </w:tcPr>
          <w:p w14:paraId="79CB7096" w14:textId="698442AE" w:rsidR="00C03E98" w:rsidRDefault="00C03E98" w:rsidP="006B0DDD">
            <w:pPr>
              <w:jc w:val="center"/>
              <w:rPr>
                <w:rFonts w:ascii="Calibri" w:eastAsia="Times New Roman" w:hAnsi="Calibri"/>
                <w:color w:val="000000"/>
              </w:rPr>
            </w:pPr>
            <w:r>
              <w:rPr>
                <w:rFonts w:ascii="Calibri" w:eastAsia="Times New Roman" w:hAnsi="Calibri"/>
                <w:color w:val="000000"/>
              </w:rPr>
              <w:t>0x2A</w:t>
            </w:r>
          </w:p>
        </w:tc>
        <w:tc>
          <w:tcPr>
            <w:tcW w:w="3465" w:type="dxa"/>
            <w:shd w:val="clear" w:color="auto" w:fill="auto"/>
            <w:noWrap/>
            <w:vAlign w:val="bottom"/>
            <w:hideMark/>
          </w:tcPr>
          <w:p w14:paraId="0CAB3483" w14:textId="77777777" w:rsidR="00C03E98" w:rsidRDefault="00C03E98" w:rsidP="006B0DDD">
            <w:pPr>
              <w:rPr>
                <w:rFonts w:ascii="Calibri" w:eastAsia="Times New Roman" w:hAnsi="Calibri"/>
                <w:color w:val="000000"/>
              </w:rPr>
            </w:pPr>
            <w:r>
              <w:rPr>
                <w:rFonts w:ascii="Calibri" w:eastAsia="Times New Roman" w:hAnsi="Calibri"/>
                <w:color w:val="000000"/>
              </w:rPr>
              <w:t>__UUID_WICED101_LED</w:t>
            </w:r>
          </w:p>
        </w:tc>
        <w:tc>
          <w:tcPr>
            <w:tcW w:w="5124" w:type="dxa"/>
            <w:shd w:val="clear" w:color="auto" w:fill="auto"/>
            <w:noWrap/>
            <w:vAlign w:val="bottom"/>
            <w:hideMark/>
          </w:tcPr>
          <w:p w14:paraId="1F0A4F8C" w14:textId="77777777" w:rsidR="00C03E98" w:rsidRDefault="00C03E98" w:rsidP="006B0DDD">
            <w:pPr>
              <w:rPr>
                <w:rFonts w:ascii="Calibri" w:eastAsia="Times New Roman" w:hAnsi="Calibri"/>
                <w:color w:val="000000"/>
              </w:rPr>
            </w:pPr>
          </w:p>
        </w:tc>
      </w:tr>
      <w:tr w:rsidR="00C03E98" w14:paraId="0E1FADAE" w14:textId="77777777" w:rsidTr="006B0DDD">
        <w:trPr>
          <w:trHeight w:val="320"/>
        </w:trPr>
        <w:tc>
          <w:tcPr>
            <w:tcW w:w="1300" w:type="dxa"/>
            <w:shd w:val="clear" w:color="auto" w:fill="auto"/>
            <w:noWrap/>
            <w:vAlign w:val="bottom"/>
            <w:hideMark/>
          </w:tcPr>
          <w:p w14:paraId="642FFF6B" w14:textId="7E08F8EA" w:rsidR="00C03E98" w:rsidRDefault="00C03E98" w:rsidP="00C03E98">
            <w:pPr>
              <w:jc w:val="center"/>
              <w:rPr>
                <w:rFonts w:ascii="Calibri" w:eastAsia="Times New Roman" w:hAnsi="Calibri"/>
                <w:color w:val="000000"/>
              </w:rPr>
            </w:pPr>
            <w:r>
              <w:rPr>
                <w:rFonts w:ascii="Calibri" w:eastAsia="Times New Roman" w:hAnsi="Calibri"/>
                <w:color w:val="000000"/>
              </w:rPr>
              <w:t>0x2B</w:t>
            </w:r>
          </w:p>
        </w:tc>
        <w:tc>
          <w:tcPr>
            <w:tcW w:w="3465" w:type="dxa"/>
            <w:shd w:val="clear" w:color="auto" w:fill="auto"/>
            <w:noWrap/>
            <w:vAlign w:val="bottom"/>
            <w:hideMark/>
          </w:tcPr>
          <w:p w14:paraId="20669DC4" w14:textId="42EABC69" w:rsidR="00C03E98" w:rsidRDefault="00C03E98" w:rsidP="00AB40BD">
            <w:pPr>
              <w:rPr>
                <w:rFonts w:ascii="Calibri" w:eastAsia="Times New Roman" w:hAnsi="Calibri"/>
                <w:color w:val="000000"/>
              </w:rPr>
            </w:pPr>
            <w:r>
              <w:rPr>
                <w:rFonts w:ascii="Calibri" w:eastAsia="Times New Roman" w:hAnsi="Calibri"/>
                <w:color w:val="000000"/>
              </w:rPr>
              <w:t>&lt;&lt;</w:t>
            </w:r>
            <w:r w:rsidR="00AB40BD">
              <w:rPr>
                <w:rFonts w:ascii="Calibri" w:eastAsia="Times New Roman" w:hAnsi="Calibri"/>
                <w:color w:val="000000"/>
              </w:rPr>
              <w:t>C</w:t>
            </w:r>
            <w:r>
              <w:rPr>
                <w:rFonts w:ascii="Calibri" w:eastAsia="Times New Roman" w:hAnsi="Calibri"/>
                <w:color w:val="000000"/>
              </w:rPr>
              <w:t>haracteristic&gt;&gt;</w:t>
            </w:r>
          </w:p>
        </w:tc>
        <w:tc>
          <w:tcPr>
            <w:tcW w:w="5124" w:type="dxa"/>
            <w:shd w:val="clear" w:color="auto" w:fill="auto"/>
            <w:noWrap/>
            <w:vAlign w:val="bottom"/>
            <w:hideMark/>
          </w:tcPr>
          <w:p w14:paraId="1BBF1F47" w14:textId="20E628F1" w:rsidR="00C03E98" w:rsidRDefault="00C03E98" w:rsidP="006B0DDD">
            <w:pPr>
              <w:rPr>
                <w:rFonts w:ascii="Calibri" w:eastAsia="Times New Roman" w:hAnsi="Calibri"/>
                <w:color w:val="000000"/>
              </w:rPr>
            </w:pPr>
            <w:r>
              <w:rPr>
                <w:rFonts w:ascii="Calibri" w:eastAsia="Times New Roman" w:hAnsi="Calibri"/>
                <w:color w:val="000000"/>
              </w:rPr>
              <w:t>0x2C,</w:t>
            </w:r>
            <w:r w:rsidR="00737B16">
              <w:rPr>
                <w:rFonts w:ascii="Calibri" w:eastAsia="Times New Roman" w:hAnsi="Calibri"/>
                <w:color w:val="000000"/>
              </w:rPr>
              <w:t xml:space="preserve"> </w:t>
            </w:r>
            <w:r>
              <w:rPr>
                <w:rFonts w:ascii="Calibri" w:eastAsia="Times New Roman" w:hAnsi="Calibri"/>
                <w:color w:val="000000"/>
              </w:rPr>
              <w:t>__UUID_WICED101_BUTTONS,0x12</w:t>
            </w:r>
          </w:p>
        </w:tc>
      </w:tr>
      <w:tr w:rsidR="00C03E98" w14:paraId="770CE899" w14:textId="77777777" w:rsidTr="006B0DDD">
        <w:trPr>
          <w:trHeight w:val="320"/>
        </w:trPr>
        <w:tc>
          <w:tcPr>
            <w:tcW w:w="1300" w:type="dxa"/>
            <w:shd w:val="clear" w:color="auto" w:fill="auto"/>
            <w:noWrap/>
            <w:vAlign w:val="bottom"/>
            <w:hideMark/>
          </w:tcPr>
          <w:p w14:paraId="7056993D" w14:textId="394223D1" w:rsidR="00C03E98" w:rsidRDefault="00C03E98" w:rsidP="006B0DDD">
            <w:pPr>
              <w:jc w:val="center"/>
              <w:rPr>
                <w:rFonts w:ascii="Calibri" w:eastAsia="Times New Roman" w:hAnsi="Calibri"/>
                <w:color w:val="000000"/>
              </w:rPr>
            </w:pPr>
            <w:r>
              <w:rPr>
                <w:rFonts w:ascii="Calibri" w:eastAsia="Times New Roman" w:hAnsi="Calibri"/>
                <w:color w:val="000000"/>
              </w:rPr>
              <w:t>0x2C</w:t>
            </w:r>
          </w:p>
        </w:tc>
        <w:tc>
          <w:tcPr>
            <w:tcW w:w="3465" w:type="dxa"/>
            <w:shd w:val="clear" w:color="auto" w:fill="auto"/>
            <w:noWrap/>
            <w:vAlign w:val="bottom"/>
            <w:hideMark/>
          </w:tcPr>
          <w:p w14:paraId="4541BFBB" w14:textId="77777777" w:rsidR="00C03E98" w:rsidRDefault="00C03E98" w:rsidP="006B0DDD">
            <w:pPr>
              <w:rPr>
                <w:rFonts w:ascii="Calibri" w:eastAsia="Times New Roman" w:hAnsi="Calibri"/>
                <w:color w:val="000000"/>
              </w:rPr>
            </w:pPr>
            <w:r>
              <w:rPr>
                <w:rFonts w:ascii="Calibri" w:eastAsia="Times New Roman" w:hAnsi="Calibri"/>
                <w:color w:val="000000"/>
              </w:rPr>
              <w:t>__UUID_WICED101_BUTTONS</w:t>
            </w:r>
          </w:p>
        </w:tc>
        <w:tc>
          <w:tcPr>
            <w:tcW w:w="5124" w:type="dxa"/>
            <w:shd w:val="clear" w:color="auto" w:fill="auto"/>
            <w:noWrap/>
            <w:vAlign w:val="bottom"/>
            <w:hideMark/>
          </w:tcPr>
          <w:p w14:paraId="06654B78" w14:textId="77777777" w:rsidR="00C03E98" w:rsidRDefault="00C03E98" w:rsidP="006B0DDD">
            <w:pPr>
              <w:rPr>
                <w:rFonts w:ascii="Calibri" w:eastAsia="Times New Roman" w:hAnsi="Calibri"/>
                <w:color w:val="000000"/>
              </w:rPr>
            </w:pPr>
          </w:p>
        </w:tc>
      </w:tr>
      <w:tr w:rsidR="00C03E98" w14:paraId="0B54E95A" w14:textId="77777777" w:rsidTr="006B0DDD">
        <w:trPr>
          <w:trHeight w:val="320"/>
        </w:trPr>
        <w:tc>
          <w:tcPr>
            <w:tcW w:w="1300" w:type="dxa"/>
            <w:shd w:val="clear" w:color="auto" w:fill="auto"/>
            <w:noWrap/>
            <w:vAlign w:val="bottom"/>
            <w:hideMark/>
          </w:tcPr>
          <w:p w14:paraId="454423A7" w14:textId="3964D7AD" w:rsidR="00C03E98" w:rsidRDefault="00C03E98" w:rsidP="006B0DDD">
            <w:pPr>
              <w:jc w:val="center"/>
              <w:rPr>
                <w:rFonts w:ascii="Calibri" w:eastAsia="Times New Roman" w:hAnsi="Calibri"/>
                <w:color w:val="000000"/>
              </w:rPr>
            </w:pPr>
            <w:r>
              <w:rPr>
                <w:rFonts w:ascii="Calibri" w:eastAsia="Times New Roman" w:hAnsi="Calibri"/>
                <w:color w:val="000000"/>
              </w:rPr>
              <w:t>0x2D</w:t>
            </w:r>
          </w:p>
        </w:tc>
        <w:tc>
          <w:tcPr>
            <w:tcW w:w="3465" w:type="dxa"/>
            <w:shd w:val="clear" w:color="auto" w:fill="auto"/>
            <w:noWrap/>
            <w:vAlign w:val="bottom"/>
            <w:hideMark/>
          </w:tcPr>
          <w:p w14:paraId="62189110" w14:textId="77777777" w:rsidR="00C03E98" w:rsidRDefault="00C03E98" w:rsidP="006B0DDD">
            <w:pPr>
              <w:rPr>
                <w:rFonts w:ascii="Calibri" w:eastAsia="Times New Roman" w:hAnsi="Calibri"/>
                <w:color w:val="000000"/>
              </w:rPr>
            </w:pPr>
            <w:r>
              <w:rPr>
                <w:rFonts w:ascii="Calibri" w:eastAsia="Times New Roman" w:hAnsi="Calibri"/>
                <w:color w:val="000000"/>
              </w:rPr>
              <w:t>&lt;&lt;CCCD&gt;&gt;</w:t>
            </w:r>
          </w:p>
        </w:tc>
        <w:tc>
          <w:tcPr>
            <w:tcW w:w="5124" w:type="dxa"/>
            <w:shd w:val="clear" w:color="auto" w:fill="auto"/>
            <w:noWrap/>
            <w:vAlign w:val="bottom"/>
            <w:hideMark/>
          </w:tcPr>
          <w:p w14:paraId="6381F305" w14:textId="77777777" w:rsidR="00C03E98" w:rsidRDefault="00C03E98" w:rsidP="006B0DDD">
            <w:pPr>
              <w:rPr>
                <w:rFonts w:ascii="Calibri" w:eastAsia="Times New Roman" w:hAnsi="Calibri"/>
                <w:color w:val="000000"/>
              </w:rPr>
            </w:pPr>
          </w:p>
        </w:tc>
      </w:tr>
    </w:tbl>
    <w:p w14:paraId="3BB342AC" w14:textId="77777777" w:rsidR="00B02693" w:rsidRDefault="00B02693" w:rsidP="00C03E98">
      <w:pPr>
        <w:rPr>
          <w:sz w:val="18"/>
        </w:rPr>
      </w:pPr>
    </w:p>
    <w:p w14:paraId="6E15D844" w14:textId="77777777" w:rsidR="00B02693" w:rsidRDefault="00B02693">
      <w:r>
        <w:br w:type="page"/>
      </w:r>
    </w:p>
    <w:p w14:paraId="0CA024B5" w14:textId="423684A1" w:rsidR="00C03E98" w:rsidRDefault="00C03E98" w:rsidP="00B02693">
      <w:pPr>
        <w:keepNext/>
      </w:pPr>
      <w:r>
        <w:lastRenderedPageBreak/>
        <w:t xml:space="preserve">In the database above if you input </w:t>
      </w:r>
      <w:r w:rsidR="00AB7935">
        <w:t xml:space="preserve">search </w:t>
      </w:r>
      <w:r>
        <w:t xml:space="preserve">start </w:t>
      </w:r>
      <w:r w:rsidR="009077BD">
        <w:t>H</w:t>
      </w:r>
      <w:r>
        <w:t xml:space="preserve">andle=0x01, </w:t>
      </w:r>
      <w:r w:rsidR="00AB7935">
        <w:t xml:space="preserve">search </w:t>
      </w:r>
      <w:r>
        <w:t xml:space="preserve">end </w:t>
      </w:r>
      <w:r w:rsidR="009077BD">
        <w:t>H</w:t>
      </w:r>
      <w:r>
        <w:t>andle=0xFFFF</w:t>
      </w:r>
      <w:r w:rsidR="00AB7935">
        <w:t xml:space="preserve"> and </w:t>
      </w:r>
      <w:r>
        <w:t>Group Type = &lt;&lt;</w:t>
      </w:r>
      <w:r w:rsidR="009077BD">
        <w:t>S</w:t>
      </w:r>
      <w:r>
        <w:t>ervice&gt;&gt; you would get as output</w:t>
      </w:r>
      <w:r w:rsidR="009E3991">
        <w:t>:</w:t>
      </w:r>
    </w:p>
    <w:tbl>
      <w:tblPr>
        <w:tblStyle w:val="TableGrid"/>
        <w:tblW w:w="0" w:type="auto"/>
        <w:tblLook w:val="04A0" w:firstRow="1" w:lastRow="0" w:firstColumn="1" w:lastColumn="0" w:noHBand="0" w:noVBand="1"/>
      </w:tblPr>
      <w:tblGrid>
        <w:gridCol w:w="1920"/>
        <w:gridCol w:w="1829"/>
        <w:gridCol w:w="2132"/>
      </w:tblGrid>
      <w:tr w:rsidR="00DC5D78" w14:paraId="5DA06025" w14:textId="77777777" w:rsidTr="00866AC9">
        <w:tc>
          <w:tcPr>
            <w:tcW w:w="1920" w:type="dxa"/>
          </w:tcPr>
          <w:p w14:paraId="5A3F4E3E" w14:textId="619862F7" w:rsidR="00DC5D78" w:rsidRPr="00DC5D78" w:rsidRDefault="00AB7935" w:rsidP="00DC5D78">
            <w:pPr>
              <w:jc w:val="center"/>
              <w:rPr>
                <w:b/>
              </w:rPr>
            </w:pPr>
            <w:r>
              <w:rPr>
                <w:b/>
              </w:rPr>
              <w:t xml:space="preserve">Group </w:t>
            </w:r>
            <w:r w:rsidR="00DC5D78" w:rsidRPr="00DC5D78">
              <w:rPr>
                <w:b/>
              </w:rPr>
              <w:t>Start Handle</w:t>
            </w:r>
          </w:p>
        </w:tc>
        <w:tc>
          <w:tcPr>
            <w:tcW w:w="1829" w:type="dxa"/>
          </w:tcPr>
          <w:p w14:paraId="49A9805B" w14:textId="2ED52B39" w:rsidR="00DC5D78" w:rsidRPr="00DC5D78" w:rsidRDefault="00AB7935" w:rsidP="00DC5D78">
            <w:pPr>
              <w:jc w:val="center"/>
              <w:rPr>
                <w:b/>
              </w:rPr>
            </w:pPr>
            <w:r w:rsidRPr="00DC5D78">
              <w:rPr>
                <w:b/>
              </w:rPr>
              <w:t xml:space="preserve">Group </w:t>
            </w:r>
            <w:r w:rsidR="00866AC9">
              <w:rPr>
                <w:b/>
              </w:rPr>
              <w:t xml:space="preserve">End </w:t>
            </w:r>
            <w:r w:rsidR="00DC5D78" w:rsidRPr="00DC5D78">
              <w:rPr>
                <w:b/>
              </w:rPr>
              <w:t>Handle</w:t>
            </w:r>
          </w:p>
        </w:tc>
        <w:tc>
          <w:tcPr>
            <w:tcW w:w="2132" w:type="dxa"/>
          </w:tcPr>
          <w:p w14:paraId="06AE091D" w14:textId="0A41EEDF" w:rsidR="00DC5D78" w:rsidRPr="00DC5D78" w:rsidRDefault="00DC5D78" w:rsidP="00DC5D78">
            <w:pPr>
              <w:jc w:val="center"/>
              <w:rPr>
                <w:b/>
              </w:rPr>
            </w:pPr>
            <w:r w:rsidRPr="00DC5D78">
              <w:rPr>
                <w:b/>
              </w:rPr>
              <w:t>UUID</w:t>
            </w:r>
          </w:p>
        </w:tc>
      </w:tr>
      <w:tr w:rsidR="00DC5D78" w14:paraId="359B778E" w14:textId="77777777" w:rsidTr="00866AC9">
        <w:tc>
          <w:tcPr>
            <w:tcW w:w="1920" w:type="dxa"/>
          </w:tcPr>
          <w:p w14:paraId="6C9557A3" w14:textId="1E75A7D2" w:rsidR="00DC5D78" w:rsidRDefault="00DC5D78" w:rsidP="00C03E98">
            <w:r>
              <w:t>0x01</w:t>
            </w:r>
          </w:p>
        </w:tc>
        <w:tc>
          <w:tcPr>
            <w:tcW w:w="1829" w:type="dxa"/>
          </w:tcPr>
          <w:p w14:paraId="384FED25" w14:textId="5C6A9E5B" w:rsidR="00DC5D78" w:rsidRDefault="00DC5D78" w:rsidP="00C03E98">
            <w:r>
              <w:t>0x01</w:t>
            </w:r>
          </w:p>
        </w:tc>
        <w:tc>
          <w:tcPr>
            <w:tcW w:w="2132" w:type="dxa"/>
          </w:tcPr>
          <w:p w14:paraId="6D4971B1" w14:textId="553ED09C" w:rsidR="00DC5D78" w:rsidRDefault="00DC5D78" w:rsidP="00AB40BD">
            <w:r w:rsidRPr="00762D73">
              <w:t>&lt;&lt;</w:t>
            </w:r>
            <w:r w:rsidR="00AB40BD">
              <w:t>G</w:t>
            </w:r>
            <w:r w:rsidRPr="00762D73">
              <w:t xml:space="preserve">eneric </w:t>
            </w:r>
            <w:r w:rsidR="00AB40BD">
              <w:t>A</w:t>
            </w:r>
            <w:r w:rsidRPr="00762D73">
              <w:t>ttribute&gt;&gt;</w:t>
            </w:r>
          </w:p>
        </w:tc>
      </w:tr>
      <w:tr w:rsidR="00DC5D78" w14:paraId="238F75C9" w14:textId="77777777" w:rsidTr="00866AC9">
        <w:tc>
          <w:tcPr>
            <w:tcW w:w="1920" w:type="dxa"/>
          </w:tcPr>
          <w:p w14:paraId="28465DED" w14:textId="22B3EFB8" w:rsidR="00DC5D78" w:rsidRDefault="00DC5D78" w:rsidP="00C03E98">
            <w:r>
              <w:t>0x14</w:t>
            </w:r>
          </w:p>
        </w:tc>
        <w:tc>
          <w:tcPr>
            <w:tcW w:w="1829" w:type="dxa"/>
          </w:tcPr>
          <w:p w14:paraId="2E8E10AF" w14:textId="0149E11A" w:rsidR="00DC5D78" w:rsidRDefault="00DC5D78" w:rsidP="00C03E98">
            <w:r>
              <w:t>0x18</w:t>
            </w:r>
          </w:p>
        </w:tc>
        <w:tc>
          <w:tcPr>
            <w:tcW w:w="2132" w:type="dxa"/>
          </w:tcPr>
          <w:p w14:paraId="1B22DD46" w14:textId="5C6CD5FC" w:rsidR="00DC5D78" w:rsidRDefault="00DC5D78" w:rsidP="00AB40BD">
            <w:r>
              <w:t>&lt;&lt;</w:t>
            </w:r>
            <w:r w:rsidR="00AB40BD">
              <w:t>G</w:t>
            </w:r>
            <w:r>
              <w:t xml:space="preserve">eneric </w:t>
            </w:r>
            <w:r w:rsidR="00AB40BD">
              <w:t>A</w:t>
            </w:r>
            <w:r>
              <w:t>ccess&gt;&gt;</w:t>
            </w:r>
          </w:p>
        </w:tc>
      </w:tr>
      <w:tr w:rsidR="00DC5D78" w14:paraId="66F4E7E2" w14:textId="77777777" w:rsidTr="00866AC9">
        <w:tc>
          <w:tcPr>
            <w:tcW w:w="1920" w:type="dxa"/>
          </w:tcPr>
          <w:p w14:paraId="51A67211" w14:textId="6C0023CF" w:rsidR="00DC5D78" w:rsidRDefault="00DC5D78" w:rsidP="00B02693">
            <w:pPr>
              <w:keepNext/>
              <w:keepLines/>
            </w:pPr>
            <w:r>
              <w:t>0x28</w:t>
            </w:r>
          </w:p>
        </w:tc>
        <w:tc>
          <w:tcPr>
            <w:tcW w:w="1829" w:type="dxa"/>
          </w:tcPr>
          <w:p w14:paraId="7972CC0A" w14:textId="0A4D6655" w:rsidR="00DC5D78" w:rsidRDefault="00DC5D78" w:rsidP="00B02693">
            <w:pPr>
              <w:keepNext/>
              <w:keepLines/>
            </w:pPr>
            <w:r>
              <w:t>0x2D</w:t>
            </w:r>
          </w:p>
        </w:tc>
        <w:tc>
          <w:tcPr>
            <w:tcW w:w="2132" w:type="dxa"/>
          </w:tcPr>
          <w:p w14:paraId="440AA1FB" w14:textId="0A132E3A" w:rsidR="00DC5D78" w:rsidRDefault="00DC5D78" w:rsidP="00B02693">
            <w:pPr>
              <w:keepNext/>
              <w:keepLines/>
            </w:pPr>
            <w:r w:rsidRPr="008A67C5">
              <w:t>__</w:t>
            </w:r>
            <w:r w:rsidR="00651C97">
              <w:t>UUID</w:t>
            </w:r>
            <w:r w:rsidRPr="008A67C5">
              <w:t>_</w:t>
            </w:r>
            <w:r w:rsidR="00651C97">
              <w:t>WICED</w:t>
            </w:r>
            <w:r w:rsidRPr="008A67C5">
              <w:t>101</w:t>
            </w:r>
          </w:p>
        </w:tc>
      </w:tr>
    </w:tbl>
    <w:p w14:paraId="3E14DD7B" w14:textId="77777777" w:rsidR="00B02693" w:rsidRDefault="00B02693" w:rsidP="00C03E98"/>
    <w:p w14:paraId="5874A9F9" w14:textId="3A578EAD" w:rsidR="00C03E98" w:rsidRPr="00CF52FD" w:rsidRDefault="00C03E98" w:rsidP="00C03E98">
      <w:r>
        <w:t>In word</w:t>
      </w:r>
      <w:r w:rsidR="00DC5D78">
        <w:t xml:space="preserve">s, </w:t>
      </w:r>
      <w:r w:rsidR="00866AC9">
        <w:t xml:space="preserve">you receive </w:t>
      </w:r>
      <w:r w:rsidR="00DC5D78">
        <w:t xml:space="preserve">a list of all </w:t>
      </w:r>
      <w:r>
        <w:t xml:space="preserve">the </w:t>
      </w:r>
      <w:r w:rsidR="009077BD">
        <w:t>S</w:t>
      </w:r>
      <w:r>
        <w:t xml:space="preserve">ervice UUIDs with the start </w:t>
      </w:r>
      <w:r w:rsidR="009077BD">
        <w:t>H</w:t>
      </w:r>
      <w:r>
        <w:t xml:space="preserve">andle and end </w:t>
      </w:r>
      <w:r w:rsidR="009077BD">
        <w:t>H</w:t>
      </w:r>
      <w:r>
        <w:t xml:space="preserve">andle of </w:t>
      </w:r>
      <w:r w:rsidR="00E93AE2">
        <w:t>each</w:t>
      </w:r>
      <w:r>
        <w:t xml:space="preserve"> </w:t>
      </w:r>
      <w:r w:rsidR="009077BD">
        <w:t>G</w:t>
      </w:r>
      <w:r>
        <w:t>roup.</w:t>
      </w:r>
    </w:p>
    <w:p w14:paraId="44F46804" w14:textId="77777777" w:rsidR="00C03E98" w:rsidRDefault="00C03E98" w:rsidP="00A520F0">
      <w:pPr>
        <w:pStyle w:val="Heading2"/>
      </w:pPr>
      <w:bookmarkStart w:id="28" w:name="_Ref525974179"/>
      <w:bookmarkStart w:id="29" w:name="_Toc530072149"/>
      <w:r>
        <w:t>GATT Client Find by Type Value</w:t>
      </w:r>
      <w:bookmarkEnd w:id="28"/>
      <w:bookmarkEnd w:id="29"/>
    </w:p>
    <w:p w14:paraId="72C3E2A9" w14:textId="5EC785FA" w:rsidR="00C03E98" w:rsidRDefault="00C03E98" w:rsidP="00C03E98">
      <w:r>
        <w:t xml:space="preserve">The GATT Client </w:t>
      </w:r>
      <w:r w:rsidR="00BD6399">
        <w:t>"</w:t>
      </w:r>
      <w:r>
        <w:t>Find by Type Value</w:t>
      </w:r>
      <w:r w:rsidR="00BD6399">
        <w:t>"</w:t>
      </w:r>
      <w:r>
        <w:t xml:space="preserve"> request takes as input the </w:t>
      </w:r>
      <w:r w:rsidR="00AB7935">
        <w:t xml:space="preserve">search </w:t>
      </w:r>
      <w:r>
        <w:t xml:space="preserve">starting Handle, </w:t>
      </w:r>
      <w:r w:rsidR="00AB7935">
        <w:t xml:space="preserve">search </w:t>
      </w:r>
      <w:r>
        <w:t xml:space="preserve">ending Handle, Attribute Type and Attribute Value.  It then </w:t>
      </w:r>
      <w:r w:rsidR="009705C5">
        <w:t>searches</w:t>
      </w:r>
      <w:r w:rsidR="00DC5D78">
        <w:t xml:space="preserve"> the </w:t>
      </w:r>
      <w:r w:rsidR="009077BD">
        <w:t xml:space="preserve">Attribute </w:t>
      </w:r>
      <w:r w:rsidR="00DC5D78">
        <w:t xml:space="preserve">database and returns </w:t>
      </w:r>
      <w:r>
        <w:t xml:space="preserve">the starting and ending </w:t>
      </w:r>
      <w:r w:rsidR="009077BD">
        <w:t>H</w:t>
      </w:r>
      <w:r>
        <w:t xml:space="preserve">andles </w:t>
      </w:r>
      <w:r w:rsidR="00DC5D78">
        <w:t xml:space="preserve">of the </w:t>
      </w:r>
      <w:r w:rsidR="009077BD">
        <w:t>G</w:t>
      </w:r>
      <w:r w:rsidR="00DC5D78">
        <w:t xml:space="preserve">roup </w:t>
      </w:r>
      <w:r>
        <w:t>that match that Attribute</w:t>
      </w:r>
      <w:r w:rsidR="009077BD">
        <w:t xml:space="preserve"> Type and Attribute Value.  This function was put into GATT specifically to find the </w:t>
      </w:r>
      <w:r>
        <w:t xml:space="preserve">range of </w:t>
      </w:r>
      <w:r w:rsidR="009077BD">
        <w:t>H</w:t>
      </w:r>
      <w:r>
        <w:t>andles for a specific Service.</w:t>
      </w:r>
    </w:p>
    <w:p w14:paraId="5FDB65F4" w14:textId="55F928E4" w:rsidR="00C03E98" w:rsidRDefault="00C03E98" w:rsidP="00C03E98">
      <w:r>
        <w:t>Consider the example above.  If your input to the</w:t>
      </w:r>
      <w:r w:rsidR="00BD6399">
        <w:t xml:space="preserve"> "</w:t>
      </w:r>
      <w:r>
        <w:t>Find by Type Value</w:t>
      </w:r>
      <w:r w:rsidR="00BD6399">
        <w:t>"</w:t>
      </w:r>
      <w:r>
        <w:t xml:space="preserve"> was starting handle=0x01, ending handle=0xFFFF</w:t>
      </w:r>
      <w:r w:rsidR="00BD6399">
        <w:t>,</w:t>
      </w:r>
      <w:r>
        <w:t xml:space="preserve"> Type=&lt;&lt;</w:t>
      </w:r>
      <w:r w:rsidR="00BD6399">
        <w:t>S</w:t>
      </w:r>
      <w:r>
        <w:t>ervice&gt;&gt; and Value=</w:t>
      </w:r>
      <w:r w:rsidRPr="0098165E">
        <w:t>__</w:t>
      </w:r>
      <w:r w:rsidR="00BD6399">
        <w:t>UUID</w:t>
      </w:r>
      <w:r w:rsidRPr="0098165E">
        <w:t>_</w:t>
      </w:r>
      <w:r w:rsidR="00BD6399">
        <w:t>WICED</w:t>
      </w:r>
      <w:r w:rsidRPr="0098165E">
        <w:t>101</w:t>
      </w:r>
      <w:r>
        <w:t xml:space="preserve"> the output would be</w:t>
      </w:r>
      <w:r w:rsidR="00DC5D78">
        <w:t>:</w:t>
      </w:r>
    </w:p>
    <w:tbl>
      <w:tblPr>
        <w:tblStyle w:val="TableGrid"/>
        <w:tblW w:w="0" w:type="auto"/>
        <w:tblLook w:val="04A0" w:firstRow="1" w:lastRow="0" w:firstColumn="1" w:lastColumn="0" w:noHBand="0" w:noVBand="1"/>
      </w:tblPr>
      <w:tblGrid>
        <w:gridCol w:w="1920"/>
        <w:gridCol w:w="1829"/>
      </w:tblGrid>
      <w:tr w:rsidR="00DC5D78" w14:paraId="31C149AF" w14:textId="77777777" w:rsidTr="00AB7935">
        <w:tc>
          <w:tcPr>
            <w:tcW w:w="1920" w:type="dxa"/>
          </w:tcPr>
          <w:p w14:paraId="45A53C3F" w14:textId="61CCDCA8" w:rsidR="00DC5D78" w:rsidRDefault="00AB7935" w:rsidP="00C03E98">
            <w:r>
              <w:rPr>
                <w:b/>
              </w:rPr>
              <w:t xml:space="preserve">Group </w:t>
            </w:r>
            <w:r w:rsidRPr="00DC5D78">
              <w:rPr>
                <w:b/>
              </w:rPr>
              <w:t>Start Handle</w:t>
            </w:r>
          </w:p>
        </w:tc>
        <w:tc>
          <w:tcPr>
            <w:tcW w:w="1829" w:type="dxa"/>
          </w:tcPr>
          <w:p w14:paraId="6F0519F2" w14:textId="7BA761C9" w:rsidR="00DC5D78" w:rsidRDefault="00AB7935" w:rsidP="00C03E98">
            <w:r w:rsidRPr="00DC5D78">
              <w:rPr>
                <w:b/>
              </w:rPr>
              <w:t xml:space="preserve">Group </w:t>
            </w:r>
            <w:r>
              <w:rPr>
                <w:b/>
              </w:rPr>
              <w:t xml:space="preserve">End </w:t>
            </w:r>
            <w:r w:rsidRPr="00DC5D78">
              <w:rPr>
                <w:b/>
              </w:rPr>
              <w:t>Handle</w:t>
            </w:r>
          </w:p>
        </w:tc>
      </w:tr>
      <w:tr w:rsidR="00DC5D78" w14:paraId="7F2B494E" w14:textId="77777777" w:rsidTr="00AB7935">
        <w:tc>
          <w:tcPr>
            <w:tcW w:w="1920" w:type="dxa"/>
          </w:tcPr>
          <w:p w14:paraId="5F348049" w14:textId="07290557" w:rsidR="00DC5D78" w:rsidRDefault="00DC5D78" w:rsidP="00C03E98">
            <w:r>
              <w:t>0x28</w:t>
            </w:r>
          </w:p>
        </w:tc>
        <w:tc>
          <w:tcPr>
            <w:tcW w:w="1829" w:type="dxa"/>
          </w:tcPr>
          <w:p w14:paraId="7C2A55D2" w14:textId="6F63D60D" w:rsidR="00DC5D78" w:rsidRDefault="00DC5D78" w:rsidP="00C03E98">
            <w:r>
              <w:t>0x2D</w:t>
            </w:r>
          </w:p>
        </w:tc>
      </w:tr>
    </w:tbl>
    <w:p w14:paraId="21E22E92" w14:textId="77777777" w:rsidR="00AB7935" w:rsidRDefault="00AB7935" w:rsidP="00C03E98"/>
    <w:p w14:paraId="3B5B846B" w14:textId="355BF664" w:rsidR="00DC5D78" w:rsidRDefault="00E00FCA" w:rsidP="00C03E98">
      <w:r>
        <w:t xml:space="preserve">This function cannot be used to search for a specific Characteristic because the Attribute value of a Characteristic declaration </w:t>
      </w:r>
      <w:r w:rsidR="00895A6C">
        <w:t xml:space="preserve">cannot be known </w:t>
      </w:r>
      <w:r>
        <w:t>a-priori</w:t>
      </w:r>
      <w:r w:rsidR="00895A6C">
        <w:t xml:space="preserve">. This is because the </w:t>
      </w:r>
      <w:r w:rsidR="00AB7935">
        <w:t>Characteristic P</w:t>
      </w:r>
      <w:r w:rsidR="00895A6C">
        <w:t xml:space="preserve">roperties and </w:t>
      </w:r>
      <w:r w:rsidR="00AB7935">
        <w:t>Characteristic Value A</w:t>
      </w:r>
      <w:r w:rsidR="00895A6C">
        <w:t xml:space="preserve">ttribute </w:t>
      </w:r>
      <w:r w:rsidR="00AB7935">
        <w:t>H</w:t>
      </w:r>
      <w:r w:rsidR="00895A6C">
        <w:t xml:space="preserve">andle (which are part of the </w:t>
      </w:r>
      <w:r w:rsidR="00AB7935">
        <w:t>A</w:t>
      </w:r>
      <w:r w:rsidR="00895A6C">
        <w:t xml:space="preserve">ttribute </w:t>
      </w:r>
      <w:r w:rsidR="00AB7935">
        <w:t>V</w:t>
      </w:r>
      <w:r w:rsidR="00895A6C">
        <w:t>alue) are not known up front</w:t>
      </w:r>
      <w:r>
        <w:t xml:space="preserve">. </w:t>
      </w:r>
      <w:r w:rsidR="00895A6C">
        <w:t>As a reminder, h</w:t>
      </w:r>
      <w:r>
        <w:t>ere is the Characteristic declaration</w:t>
      </w:r>
      <w:r w:rsidR="00AB7935">
        <w:t>:</w:t>
      </w:r>
    </w:p>
    <w:p w14:paraId="6C31690A" w14:textId="70AA9938" w:rsidR="00E00FCA" w:rsidRDefault="00E00FCA" w:rsidP="00C03E98">
      <w:r w:rsidRPr="00E00FCA">
        <w:rPr>
          <w:noProof/>
        </w:rPr>
        <w:drawing>
          <wp:inline distT="0" distB="0" distL="0" distR="0" wp14:anchorId="5BC4DC79" wp14:editId="5B914307">
            <wp:extent cx="5943600" cy="13449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44930"/>
                    </a:xfrm>
                    <a:prstGeom prst="rect">
                      <a:avLst/>
                    </a:prstGeom>
                  </pic:spPr>
                </pic:pic>
              </a:graphicData>
            </a:graphic>
          </wp:inline>
        </w:drawing>
      </w:r>
    </w:p>
    <w:p w14:paraId="517D3370" w14:textId="77777777" w:rsidR="00C03E98" w:rsidRDefault="00C03E98" w:rsidP="00A520F0">
      <w:pPr>
        <w:pStyle w:val="Heading2"/>
      </w:pPr>
      <w:bookmarkStart w:id="30" w:name="_Ref525974192"/>
      <w:bookmarkStart w:id="31" w:name="_Toc530072150"/>
      <w:r>
        <w:t>GATT Client Read by Type</w:t>
      </w:r>
      <w:bookmarkEnd w:id="30"/>
      <w:bookmarkEnd w:id="31"/>
    </w:p>
    <w:p w14:paraId="4B2B403B" w14:textId="355BE41F" w:rsidR="00C03E98" w:rsidRDefault="00C03E98" w:rsidP="00C03E98">
      <w:r>
        <w:t xml:space="preserve">The GATT Client </w:t>
      </w:r>
      <w:r w:rsidR="00895A6C">
        <w:t>"</w:t>
      </w:r>
      <w:r>
        <w:t>Read by Type</w:t>
      </w:r>
      <w:r w:rsidR="00895A6C">
        <w:t>"</w:t>
      </w:r>
      <w:r>
        <w:t xml:space="preserve"> request t</w:t>
      </w:r>
      <w:r w:rsidR="00E00FCA">
        <w:t xml:space="preserve">akes as input </w:t>
      </w:r>
      <w:r w:rsidR="00895A6C">
        <w:t xml:space="preserve">the </w:t>
      </w:r>
      <w:r w:rsidR="004B6824">
        <w:t xml:space="preserve">search </w:t>
      </w:r>
      <w:r w:rsidR="00E00FCA">
        <w:t>starting</w:t>
      </w:r>
      <w:r w:rsidR="00895A6C">
        <w:t xml:space="preserve"> Handle</w:t>
      </w:r>
      <w:r w:rsidR="00E00FCA">
        <w:t xml:space="preserve">, </w:t>
      </w:r>
      <w:r w:rsidR="004B6824">
        <w:t xml:space="preserve">search </w:t>
      </w:r>
      <w:r w:rsidR="00E00FCA">
        <w:t>ending H</w:t>
      </w:r>
      <w:r>
        <w:t xml:space="preserve">andle </w:t>
      </w:r>
      <w:r w:rsidR="00895A6C">
        <w:t xml:space="preserve">and </w:t>
      </w:r>
      <w:r>
        <w:t>Attrib</w:t>
      </w:r>
      <w:r w:rsidR="00E00FCA">
        <w:t>ute Type</w:t>
      </w:r>
      <w:r w:rsidR="00895A6C">
        <w:t xml:space="preserve">. It </w:t>
      </w:r>
      <w:r w:rsidR="00E00FCA">
        <w:t>outputs a list of H</w:t>
      </w:r>
      <w:r>
        <w:t xml:space="preserve">andle value pairs.  In the example above if you </w:t>
      </w:r>
      <w:r w:rsidR="00895A6C">
        <w:t xml:space="preserve">entered </w:t>
      </w:r>
      <w:r>
        <w:t xml:space="preserve">the </w:t>
      </w:r>
      <w:r w:rsidR="004B6824">
        <w:t xml:space="preserve">search </w:t>
      </w:r>
      <w:r>
        <w:t xml:space="preserve">starting </w:t>
      </w:r>
      <w:r w:rsidR="00895A6C">
        <w:t>H</w:t>
      </w:r>
      <w:r>
        <w:t xml:space="preserve">andle=0x28, </w:t>
      </w:r>
      <w:r w:rsidR="004B6824">
        <w:t xml:space="preserve">search </w:t>
      </w:r>
      <w:r>
        <w:t xml:space="preserve">ending </w:t>
      </w:r>
      <w:r w:rsidR="00895A6C">
        <w:t>H</w:t>
      </w:r>
      <w:r>
        <w:t>andle=0x2D and Type=&lt;&lt;</w:t>
      </w:r>
      <w:r w:rsidR="00895A6C">
        <w:t>C</w:t>
      </w:r>
      <w:r>
        <w:t>haracteristic&gt;&gt; you would get as output</w:t>
      </w:r>
      <w:r w:rsidR="00895A6C">
        <w:t>:</w:t>
      </w:r>
    </w:p>
    <w:tbl>
      <w:tblPr>
        <w:tblStyle w:val="TableGrid"/>
        <w:tblW w:w="0" w:type="auto"/>
        <w:tblLook w:val="04A0" w:firstRow="1" w:lastRow="0" w:firstColumn="1" w:lastColumn="0" w:noHBand="0" w:noVBand="1"/>
      </w:tblPr>
      <w:tblGrid>
        <w:gridCol w:w="2088"/>
        <w:gridCol w:w="1425"/>
        <w:gridCol w:w="2690"/>
        <w:gridCol w:w="1722"/>
      </w:tblGrid>
      <w:tr w:rsidR="00DC5D78" w14:paraId="35A46716" w14:textId="07185ECC" w:rsidTr="004B6824">
        <w:tc>
          <w:tcPr>
            <w:tcW w:w="2088" w:type="dxa"/>
          </w:tcPr>
          <w:p w14:paraId="5F3B829F" w14:textId="303D5B33" w:rsidR="00DC5D78" w:rsidRPr="00DC5D78" w:rsidRDefault="00DC5D78" w:rsidP="006B0DDD">
            <w:pPr>
              <w:jc w:val="center"/>
              <w:rPr>
                <w:b/>
              </w:rPr>
            </w:pPr>
            <w:r>
              <w:rPr>
                <w:b/>
              </w:rPr>
              <w:t>Characteristic</w:t>
            </w:r>
            <w:r w:rsidRPr="00DC5D78">
              <w:rPr>
                <w:b/>
              </w:rPr>
              <w:t xml:space="preserve"> Handle</w:t>
            </w:r>
          </w:p>
        </w:tc>
        <w:tc>
          <w:tcPr>
            <w:tcW w:w="1425" w:type="dxa"/>
          </w:tcPr>
          <w:p w14:paraId="090EE608" w14:textId="5785BFC7" w:rsidR="00DC5D78" w:rsidRPr="00DC5D78" w:rsidRDefault="00DC5D78" w:rsidP="006B0DDD">
            <w:pPr>
              <w:jc w:val="center"/>
              <w:rPr>
                <w:b/>
              </w:rPr>
            </w:pPr>
            <w:r>
              <w:rPr>
                <w:b/>
              </w:rPr>
              <w:t>Value</w:t>
            </w:r>
            <w:r w:rsidRPr="00DC5D78">
              <w:rPr>
                <w:b/>
              </w:rPr>
              <w:t xml:space="preserve"> Handle</w:t>
            </w:r>
          </w:p>
        </w:tc>
        <w:tc>
          <w:tcPr>
            <w:tcW w:w="2132" w:type="dxa"/>
          </w:tcPr>
          <w:p w14:paraId="1B9B7356" w14:textId="77777777" w:rsidR="00DC5D78" w:rsidRPr="00DC5D78" w:rsidRDefault="00DC5D78" w:rsidP="006B0DDD">
            <w:pPr>
              <w:jc w:val="center"/>
              <w:rPr>
                <w:b/>
              </w:rPr>
            </w:pPr>
            <w:r w:rsidRPr="00DC5D78">
              <w:rPr>
                <w:b/>
              </w:rPr>
              <w:t>UUID</w:t>
            </w:r>
          </w:p>
        </w:tc>
        <w:tc>
          <w:tcPr>
            <w:tcW w:w="1722" w:type="dxa"/>
          </w:tcPr>
          <w:p w14:paraId="4CF960F2" w14:textId="7B7AB9FD" w:rsidR="00DC5D78" w:rsidRPr="00DC5D78" w:rsidRDefault="00F546C7" w:rsidP="006B0DDD">
            <w:pPr>
              <w:jc w:val="center"/>
              <w:rPr>
                <w:b/>
              </w:rPr>
            </w:pPr>
            <w:r>
              <w:rPr>
                <w:b/>
              </w:rPr>
              <w:t xml:space="preserve">GATT </w:t>
            </w:r>
            <w:r w:rsidR="00DC5D78">
              <w:rPr>
                <w:b/>
              </w:rPr>
              <w:t>Permission</w:t>
            </w:r>
          </w:p>
        </w:tc>
      </w:tr>
      <w:tr w:rsidR="00DC5D78" w14:paraId="1CC8C2C9" w14:textId="1608FD88" w:rsidTr="004B6824">
        <w:tc>
          <w:tcPr>
            <w:tcW w:w="2088" w:type="dxa"/>
          </w:tcPr>
          <w:p w14:paraId="7F137D59" w14:textId="7BD75A47" w:rsidR="00DC5D78" w:rsidRDefault="00DC5D78" w:rsidP="006B0DDD">
            <w:r>
              <w:t>0x29</w:t>
            </w:r>
          </w:p>
        </w:tc>
        <w:tc>
          <w:tcPr>
            <w:tcW w:w="1425" w:type="dxa"/>
          </w:tcPr>
          <w:p w14:paraId="29BCAEAD" w14:textId="0C64EB7E" w:rsidR="00DC5D78" w:rsidRDefault="00DC5D78" w:rsidP="006B0DDD">
            <w:r>
              <w:t>0x2A</w:t>
            </w:r>
          </w:p>
        </w:tc>
        <w:tc>
          <w:tcPr>
            <w:tcW w:w="2132" w:type="dxa"/>
          </w:tcPr>
          <w:p w14:paraId="4685F9B1" w14:textId="00297E3D" w:rsidR="00DC5D78" w:rsidRDefault="00B53171" w:rsidP="00AB40BD">
            <w:r>
              <w:rPr>
                <w:rFonts w:eastAsia="Times New Roman"/>
                <w:color w:val="000000"/>
              </w:rPr>
              <w:t>__UUID_WICED101_LED</w:t>
            </w:r>
          </w:p>
        </w:tc>
        <w:tc>
          <w:tcPr>
            <w:tcW w:w="1722" w:type="dxa"/>
          </w:tcPr>
          <w:p w14:paraId="71F3072C" w14:textId="411B08FD" w:rsidR="00DC5D78" w:rsidRPr="00762D73" w:rsidRDefault="00DC5D78" w:rsidP="006B0DDD">
            <w:r>
              <w:t>0x0E</w:t>
            </w:r>
          </w:p>
        </w:tc>
      </w:tr>
      <w:tr w:rsidR="00DC5D78" w14:paraId="2C9DAFB0" w14:textId="136708BD" w:rsidTr="004B6824">
        <w:tc>
          <w:tcPr>
            <w:tcW w:w="2088" w:type="dxa"/>
          </w:tcPr>
          <w:p w14:paraId="5CE5576F" w14:textId="5471AA29" w:rsidR="00DC5D78" w:rsidRDefault="00DC5D78" w:rsidP="006B0DDD">
            <w:r>
              <w:t>0x2B</w:t>
            </w:r>
          </w:p>
        </w:tc>
        <w:tc>
          <w:tcPr>
            <w:tcW w:w="1425" w:type="dxa"/>
          </w:tcPr>
          <w:p w14:paraId="655822ED" w14:textId="3A416D86" w:rsidR="00DC5D78" w:rsidRDefault="00DC5D78" w:rsidP="006B0DDD">
            <w:r>
              <w:t>0x2C</w:t>
            </w:r>
          </w:p>
        </w:tc>
        <w:tc>
          <w:tcPr>
            <w:tcW w:w="2132" w:type="dxa"/>
          </w:tcPr>
          <w:p w14:paraId="0140C3A1" w14:textId="73CD58A1" w:rsidR="00DC5D78" w:rsidRDefault="00B53171" w:rsidP="00AB40BD">
            <w:r>
              <w:rPr>
                <w:rFonts w:eastAsia="Times New Roman"/>
                <w:color w:val="000000"/>
              </w:rPr>
              <w:t>__UUID_WICED101_BUTTONS</w:t>
            </w:r>
          </w:p>
        </w:tc>
        <w:tc>
          <w:tcPr>
            <w:tcW w:w="1722" w:type="dxa"/>
          </w:tcPr>
          <w:p w14:paraId="72C707E9" w14:textId="4534A7A1" w:rsidR="00DC5D78" w:rsidRDefault="00DC5D78" w:rsidP="006B0DDD">
            <w:r>
              <w:t>0x12</w:t>
            </w:r>
          </w:p>
        </w:tc>
      </w:tr>
    </w:tbl>
    <w:p w14:paraId="100F9D8A" w14:textId="77777777" w:rsidR="00DC5D78" w:rsidRDefault="00DC5D78" w:rsidP="00C03E98"/>
    <w:p w14:paraId="589BBBC9" w14:textId="49445C99" w:rsidR="00C03E98" w:rsidRDefault="00C03E98" w:rsidP="00C03E98">
      <w:r>
        <w:t xml:space="preserve">In words, </w:t>
      </w:r>
      <w:r w:rsidR="00895A6C">
        <w:t xml:space="preserve">you get back </w:t>
      </w:r>
      <w:r>
        <w:t>a list of the Characteristic</w:t>
      </w:r>
      <w:r w:rsidR="00895A6C">
        <w:t xml:space="preserve"> H</w:t>
      </w:r>
      <w:r>
        <w:t xml:space="preserve">andles, the </w:t>
      </w:r>
      <w:r w:rsidR="00895A6C">
        <w:t>H</w:t>
      </w:r>
      <w:r>
        <w:t xml:space="preserve">andles of the </w:t>
      </w:r>
      <w:r w:rsidR="00895A6C">
        <w:t>V</w:t>
      </w:r>
      <w:r>
        <w:t>alues, the UUIDs</w:t>
      </w:r>
      <w:r w:rsidR="00895A6C">
        <w:t>, and the GATT Permissions.</w:t>
      </w:r>
    </w:p>
    <w:p w14:paraId="66CAF80D" w14:textId="657A009D" w:rsidR="00C13C72" w:rsidRDefault="00B50696" w:rsidP="00A520F0">
      <w:pPr>
        <w:pStyle w:val="Heading2"/>
      </w:pPr>
      <w:bookmarkStart w:id="32" w:name="_Ref525973662"/>
      <w:bookmarkStart w:id="33" w:name="_Toc530072151"/>
      <w:r>
        <w:t xml:space="preserve">GATT Client </w:t>
      </w:r>
      <w:r w:rsidR="00C13C72">
        <w:t>Find Information</w:t>
      </w:r>
      <w:bookmarkEnd w:id="32"/>
      <w:bookmarkEnd w:id="33"/>
    </w:p>
    <w:p w14:paraId="066B0D85" w14:textId="0A94AE97" w:rsidR="00B50A3D" w:rsidRDefault="002B7F0E" w:rsidP="00AC080B">
      <w:r>
        <w:t xml:space="preserve">The input </w:t>
      </w:r>
      <w:r w:rsidR="007253D8">
        <w:t xml:space="preserve">to the </w:t>
      </w:r>
      <w:r>
        <w:t xml:space="preserve">GATT Client </w:t>
      </w:r>
      <w:r w:rsidR="00895A6C">
        <w:t>"</w:t>
      </w:r>
      <w:r>
        <w:t>Find Information Request</w:t>
      </w:r>
      <w:r w:rsidR="00895A6C">
        <w:t>"</w:t>
      </w:r>
      <w:r>
        <w:t xml:space="preserve"> is simply a </w:t>
      </w:r>
      <w:r w:rsidR="00843A1C">
        <w:t xml:space="preserve">search </w:t>
      </w:r>
      <w:r>
        <w:t xml:space="preserve">starting </w:t>
      </w:r>
      <w:r w:rsidR="007253D8">
        <w:t>H</w:t>
      </w:r>
      <w:r>
        <w:t>andle and a</w:t>
      </w:r>
      <w:r w:rsidR="00843A1C">
        <w:t xml:space="preserve"> search</w:t>
      </w:r>
      <w:r>
        <w:t xml:space="preserve"> ending </w:t>
      </w:r>
      <w:r w:rsidR="007253D8">
        <w:t>H</w:t>
      </w:r>
      <w:r>
        <w:t>andle.  The GATT Server then</w:t>
      </w:r>
      <w:r w:rsidR="007253D8">
        <w:t xml:space="preserve"> responds with a list of every H</w:t>
      </w:r>
      <w:r>
        <w:t>andle in that range, and the Attribute type of the handle.</w:t>
      </w:r>
      <w:r w:rsidR="007253D8">
        <w:t xml:space="preserve">  Notice that this is the only GATT procedure that returns the Attribute Type.</w:t>
      </w:r>
    </w:p>
    <w:p w14:paraId="2799B99E" w14:textId="5F7C2127" w:rsidR="00DC5D78" w:rsidRDefault="00647E8D" w:rsidP="00AC080B">
      <w:r>
        <w:t>If you execute a GATT Client Find Information with the handle range set to 0x18</w:t>
      </w:r>
      <w:r>
        <w:sym w:font="Wingdings" w:char="F0E0"/>
      </w:r>
      <w:r>
        <w:t>0</w:t>
      </w:r>
      <w:r w:rsidR="00D33578">
        <w:t>x2</w:t>
      </w:r>
      <w:r w:rsidR="00DC5D78">
        <w:t>7</w:t>
      </w:r>
      <w:r w:rsidR="00D33578">
        <w:t xml:space="preserve"> you will get a response of</w:t>
      </w:r>
      <w:r w:rsidR="007E236A">
        <w:t>:</w:t>
      </w:r>
    </w:p>
    <w:tbl>
      <w:tblPr>
        <w:tblStyle w:val="TableGrid"/>
        <w:tblW w:w="0" w:type="auto"/>
        <w:tblLook w:val="04A0" w:firstRow="1" w:lastRow="0" w:firstColumn="1" w:lastColumn="0" w:noHBand="0" w:noVBand="1"/>
      </w:tblPr>
      <w:tblGrid>
        <w:gridCol w:w="905"/>
        <w:gridCol w:w="1690"/>
      </w:tblGrid>
      <w:tr w:rsidR="00DC5D78" w14:paraId="29AEB5D3" w14:textId="77777777" w:rsidTr="00981D8F">
        <w:tc>
          <w:tcPr>
            <w:tcW w:w="905" w:type="dxa"/>
          </w:tcPr>
          <w:p w14:paraId="71366033" w14:textId="4F4C8484" w:rsidR="00DC5D78" w:rsidRPr="00DC5D78" w:rsidRDefault="00DC5D78" w:rsidP="00AC080B">
            <w:pPr>
              <w:rPr>
                <w:b/>
              </w:rPr>
            </w:pPr>
            <w:r w:rsidRPr="00DC5D78">
              <w:rPr>
                <w:b/>
              </w:rPr>
              <w:t>Handle</w:t>
            </w:r>
          </w:p>
        </w:tc>
        <w:tc>
          <w:tcPr>
            <w:tcW w:w="1690" w:type="dxa"/>
          </w:tcPr>
          <w:p w14:paraId="4E157ECF" w14:textId="75319E4B" w:rsidR="00DC5D78" w:rsidRPr="00DC5D78" w:rsidRDefault="00DC5D78" w:rsidP="00DC5D78">
            <w:pPr>
              <w:rPr>
                <w:b/>
              </w:rPr>
            </w:pPr>
            <w:r w:rsidRPr="00DC5D78">
              <w:rPr>
                <w:b/>
              </w:rPr>
              <w:t>Attribute Type</w:t>
            </w:r>
          </w:p>
        </w:tc>
      </w:tr>
      <w:tr w:rsidR="00DC5D78" w14:paraId="798A7236" w14:textId="77777777" w:rsidTr="00981D8F">
        <w:tc>
          <w:tcPr>
            <w:tcW w:w="905" w:type="dxa"/>
          </w:tcPr>
          <w:p w14:paraId="2E822556" w14:textId="652F85E4" w:rsidR="00DC5D78" w:rsidRDefault="00DC5D78" w:rsidP="00AC080B">
            <w:r>
              <w:t>0x18</w:t>
            </w:r>
          </w:p>
        </w:tc>
        <w:tc>
          <w:tcPr>
            <w:tcW w:w="1690" w:type="dxa"/>
          </w:tcPr>
          <w:p w14:paraId="51DF2B3C" w14:textId="6CD9DC4A" w:rsidR="00DC5D78" w:rsidRDefault="00DC5D78" w:rsidP="00AB40BD">
            <w:r>
              <w:rPr>
                <w:rFonts w:eastAsia="Times New Roman"/>
                <w:color w:val="000000"/>
              </w:rPr>
              <w:t>&lt;&lt;</w:t>
            </w:r>
            <w:r w:rsidR="00AB40BD">
              <w:rPr>
                <w:rFonts w:eastAsia="Times New Roman"/>
                <w:color w:val="000000"/>
              </w:rPr>
              <w:t>A</w:t>
            </w:r>
            <w:r>
              <w:rPr>
                <w:rFonts w:eastAsia="Times New Roman"/>
                <w:color w:val="000000"/>
              </w:rPr>
              <w:t>ppearance&gt;&gt;</w:t>
            </w:r>
          </w:p>
        </w:tc>
      </w:tr>
    </w:tbl>
    <w:p w14:paraId="502D9090" w14:textId="77777777" w:rsidR="00895A6C" w:rsidRDefault="00895A6C" w:rsidP="00AC080B"/>
    <w:p w14:paraId="2A200A55" w14:textId="34BCCE56" w:rsidR="00D33578" w:rsidRDefault="00D33578" w:rsidP="00AC080B">
      <w:r>
        <w:t xml:space="preserve"> </w:t>
      </w:r>
      <w:r w:rsidR="00DC5D78">
        <w:t xml:space="preserve">In words, </w:t>
      </w:r>
      <w:r w:rsidR="00843A1C">
        <w:t xml:space="preserve">the attribute type </w:t>
      </w:r>
      <w:r w:rsidR="00DC5D78">
        <w:t xml:space="preserve">that </w:t>
      </w:r>
      <w:r w:rsidR="00843A1C">
        <w:t>is</w:t>
      </w:r>
      <w:r w:rsidR="00DC5D78">
        <w:t xml:space="preserve"> associated with the Characteristic handle 0x1</w:t>
      </w:r>
      <w:r w:rsidR="00843A1C">
        <w:t>8.</w:t>
      </w:r>
    </w:p>
    <w:p w14:paraId="18231804" w14:textId="77777777" w:rsidR="00C0406C" w:rsidRDefault="00C0406C">
      <w:pPr>
        <w:rPr>
          <w:rFonts w:eastAsia="Times New Roman"/>
          <w:b/>
          <w:bCs/>
          <w:color w:val="1F4E79" w:themeColor="accent1" w:themeShade="80"/>
          <w:sz w:val="28"/>
          <w:szCs w:val="28"/>
        </w:rPr>
      </w:pPr>
      <w:r>
        <w:br w:type="page"/>
      </w:r>
    </w:p>
    <w:p w14:paraId="3469011F" w14:textId="23CD5ADA" w:rsidR="006851AB" w:rsidRDefault="00D41FEF" w:rsidP="007138BF">
      <w:pPr>
        <w:pStyle w:val="Heading1"/>
      </w:pPr>
      <w:bookmarkStart w:id="34" w:name="_Toc530072152"/>
      <w:r>
        <w:lastRenderedPageBreak/>
        <w:t xml:space="preserve">GATT Procedure: </w:t>
      </w:r>
      <w:r w:rsidR="005C2ED9">
        <w:t>Service Discovery</w:t>
      </w:r>
      <w:bookmarkEnd w:id="34"/>
    </w:p>
    <w:p w14:paraId="5FB7E8A1" w14:textId="43D50529" w:rsidR="00D41FEF" w:rsidRDefault="00D41FEF" w:rsidP="00D41FEF">
      <w:r>
        <w:t>Given that all transactions between the GATT Client and GATT Server use the “</w:t>
      </w:r>
      <w:r w:rsidR="00A41AFF">
        <w:t>H</w:t>
      </w:r>
      <w:r>
        <w:t xml:space="preserve">andle” instead of the UUID, one huge question left unanswered is how do you find the </w:t>
      </w:r>
      <w:r w:rsidR="00A41AFF">
        <w:t>H</w:t>
      </w:r>
      <w:r>
        <w:t>andles for t</w:t>
      </w:r>
      <w:r w:rsidR="007253D8">
        <w:t>he different S</w:t>
      </w:r>
      <w:r>
        <w:t xml:space="preserve">ervices, </w:t>
      </w:r>
      <w:r w:rsidR="007253D8">
        <w:t>C</w:t>
      </w:r>
      <w:r>
        <w:t xml:space="preserve">haracteristics and </w:t>
      </w:r>
      <w:r w:rsidR="007253D8">
        <w:t>D</w:t>
      </w:r>
      <w:r>
        <w:t>escriptors on the GATT Server?  A very, very bad answer to that question is that you hardcode the handles into the GATT Client</w:t>
      </w:r>
      <w:r w:rsidR="006E236C">
        <w:t xml:space="preserve"> (although some devices with custom applications do just that)</w:t>
      </w:r>
      <w:r>
        <w:t>.  A much better answer is that you do Service Discovery</w:t>
      </w:r>
      <w:r w:rsidR="005810EF">
        <w:t xml:space="preserve">.  The phrase Service Discovery </w:t>
      </w:r>
      <w:r>
        <w:t xml:space="preserve">includes discovering </w:t>
      </w:r>
      <w:r w:rsidR="009705C5">
        <w:t>all</w:t>
      </w:r>
      <w:r>
        <w:t xml:space="preserve"> the Attributes of a device including Services, Characteristics and Descriptors.</w:t>
      </w:r>
      <w:r w:rsidR="009705C5">
        <w:t xml:space="preserve">  </w:t>
      </w:r>
      <w:r>
        <w:t xml:space="preserve">This is done using the GATT Procedures that were introduced in </w:t>
      </w:r>
      <w:r w:rsidR="005810EF">
        <w:t>section</w:t>
      </w:r>
      <w:r w:rsidR="009705C5">
        <w:t xml:space="preserve">s </w:t>
      </w:r>
      <w:r w:rsidR="00A41AFF">
        <w:t>just above:</w:t>
      </w:r>
      <w:r>
        <w:t xml:space="preserve"> Read by Group Type, </w:t>
      </w:r>
      <w:r w:rsidR="009705C5">
        <w:t xml:space="preserve">Find by Type Value, </w:t>
      </w:r>
      <w:r>
        <w:t xml:space="preserve">Read by Type and Find Information.  </w:t>
      </w:r>
    </w:p>
    <w:p w14:paraId="1B24A27D" w14:textId="77777777" w:rsidR="00D41FEF" w:rsidRDefault="00D41FEF" w:rsidP="00A520F0">
      <w:pPr>
        <w:pStyle w:val="Heading2"/>
      </w:pPr>
      <w:bookmarkStart w:id="35" w:name="_Toc530072153"/>
      <w:r>
        <w:t>Service Discovery Algorithm</w:t>
      </w:r>
      <w:bookmarkEnd w:id="35"/>
    </w:p>
    <w:p w14:paraId="4FE6A033" w14:textId="769F2422" w:rsidR="00D41FEF" w:rsidRDefault="00C76BA8" w:rsidP="00D41FEF">
      <w:r>
        <w:t xml:space="preserve">The steps in the </w:t>
      </w:r>
      <w:r w:rsidR="00F546C7">
        <w:t xml:space="preserve">Service discovery </w:t>
      </w:r>
      <w:r>
        <w:t>algorithm are</w:t>
      </w:r>
      <w:r w:rsidR="00A41AFF">
        <w:t>:</w:t>
      </w:r>
    </w:p>
    <w:p w14:paraId="53074EAA" w14:textId="77777777" w:rsidR="008C78F9" w:rsidRDefault="008C78F9" w:rsidP="00C76BA8">
      <w:pPr>
        <w:pStyle w:val="ListParagraph"/>
        <w:numPr>
          <w:ilvl w:val="0"/>
          <w:numId w:val="8"/>
        </w:numPr>
      </w:pPr>
      <w:r>
        <w:t>Do one of the following:</w:t>
      </w:r>
    </w:p>
    <w:p w14:paraId="2980993A" w14:textId="0986B8A2" w:rsidR="008C78F9" w:rsidRDefault="00C76BA8" w:rsidP="008C78F9">
      <w:pPr>
        <w:pStyle w:val="ListParagraph"/>
        <w:numPr>
          <w:ilvl w:val="1"/>
          <w:numId w:val="8"/>
        </w:numPr>
      </w:pPr>
      <w:r>
        <w:t xml:space="preserve">Discover all the Services </w:t>
      </w:r>
      <w:r w:rsidR="00D33578">
        <w:t xml:space="preserve">using </w:t>
      </w:r>
      <w:r w:rsidR="005E5A14" w:rsidRPr="002515B5">
        <w:rPr>
          <w:u w:val="single"/>
        </w:rPr>
        <w:t>Read by Group Type</w:t>
      </w:r>
      <w:r w:rsidR="00F546C7">
        <w:t xml:space="preserve"> </w:t>
      </w:r>
      <w:r w:rsidR="008C78F9">
        <w:t>which gives you the UUID and Start and End Handles of all the Service Groups</w:t>
      </w:r>
      <w:r w:rsidR="005E5A14">
        <w:t>.</w:t>
      </w:r>
    </w:p>
    <w:p w14:paraId="23C006EF" w14:textId="64CBCC00" w:rsidR="00C76BA8" w:rsidRDefault="008C78F9" w:rsidP="008C78F9">
      <w:pPr>
        <w:pStyle w:val="ListParagraph"/>
        <w:numPr>
          <w:ilvl w:val="1"/>
          <w:numId w:val="8"/>
        </w:numPr>
      </w:pPr>
      <w:r>
        <w:t>D</w:t>
      </w:r>
      <w:r w:rsidR="008F4EC8">
        <w:t xml:space="preserve">iscover one </w:t>
      </w:r>
      <w:r w:rsidR="002515B5">
        <w:t xml:space="preserve">specific </w:t>
      </w:r>
      <w:r w:rsidR="00F546C7">
        <w:t>S</w:t>
      </w:r>
      <w:r w:rsidR="008F4EC8">
        <w:t>erv</w:t>
      </w:r>
      <w:r w:rsidR="009705C5">
        <w:t xml:space="preserve">ice by using </w:t>
      </w:r>
      <w:r w:rsidR="009705C5" w:rsidRPr="002515B5">
        <w:rPr>
          <w:u w:val="single"/>
        </w:rPr>
        <w:t>Find by Type Value</w:t>
      </w:r>
      <w:r>
        <w:t xml:space="preserve"> which gives you the Start and End Handles of the specified </w:t>
      </w:r>
      <w:r w:rsidR="006A3D6F">
        <w:t>S</w:t>
      </w:r>
      <w:r>
        <w:t>ervice</w:t>
      </w:r>
      <w:r w:rsidR="00C5627F">
        <w:t xml:space="preserve"> Group</w:t>
      </w:r>
      <w:r>
        <w:t>.</w:t>
      </w:r>
    </w:p>
    <w:p w14:paraId="409EEC9F" w14:textId="451EFCAA" w:rsidR="00C76BA8" w:rsidRDefault="00C76BA8" w:rsidP="00C76BA8">
      <w:pPr>
        <w:pStyle w:val="ListParagraph"/>
        <w:numPr>
          <w:ilvl w:val="0"/>
          <w:numId w:val="8"/>
        </w:numPr>
      </w:pPr>
      <w:r>
        <w:t>For each Service Group discover all the Characteristi</w:t>
      </w:r>
      <w:r w:rsidR="00E5159A">
        <w:t xml:space="preserve">cs </w:t>
      </w:r>
      <w:r w:rsidR="009705C5">
        <w:t xml:space="preserve">using </w:t>
      </w:r>
      <w:r w:rsidR="009705C5" w:rsidRPr="002515B5">
        <w:rPr>
          <w:u w:val="single"/>
        </w:rPr>
        <w:t>Read by Type</w:t>
      </w:r>
      <w:r w:rsidR="009705C5">
        <w:t xml:space="preserve"> with the Handle range of the Service Group </w:t>
      </w:r>
      <w:r w:rsidR="002515B5">
        <w:t xml:space="preserve">or Groups </w:t>
      </w:r>
      <w:r w:rsidR="009705C5">
        <w:t>that you discovered in step (1)</w:t>
      </w:r>
      <w:r w:rsidR="00A41AFF">
        <w:t>.</w:t>
      </w:r>
      <w:r w:rsidR="008C78F9">
        <w:t xml:space="preserve"> This gives you the you the </w:t>
      </w:r>
      <w:r w:rsidR="002506A1">
        <w:t xml:space="preserve">Characteristic </w:t>
      </w:r>
      <w:r w:rsidR="008C78F9">
        <w:t>Handles</w:t>
      </w:r>
      <w:r w:rsidR="002506A1">
        <w:t xml:space="preserve">, Characteristic Value </w:t>
      </w:r>
      <w:proofErr w:type="spellStart"/>
      <w:r w:rsidR="002506A1">
        <w:t>Hanels</w:t>
      </w:r>
      <w:proofErr w:type="spellEnd"/>
      <w:r w:rsidR="002506A1">
        <w:t>,</w:t>
      </w:r>
      <w:r w:rsidR="008C78F9">
        <w:t xml:space="preserve"> UUIDs</w:t>
      </w:r>
      <w:r w:rsidR="002506A1">
        <w:t>, and Permissions</w:t>
      </w:r>
      <w:r w:rsidR="008C78F9">
        <w:t xml:space="preserve"> of each Characteristic.</w:t>
      </w:r>
    </w:p>
    <w:p w14:paraId="16DF93C8" w14:textId="094D296E" w:rsidR="002515B5" w:rsidRDefault="00C76BA8" w:rsidP="00C76BA8">
      <w:pPr>
        <w:pStyle w:val="ListParagraph"/>
        <w:numPr>
          <w:ilvl w:val="0"/>
          <w:numId w:val="8"/>
        </w:numPr>
      </w:pPr>
      <w:r>
        <w:t>Using the Characteristic Handles</w:t>
      </w:r>
      <w:r w:rsidR="00E5159A">
        <w:t xml:space="preserve"> from (2)</w:t>
      </w:r>
      <w:r>
        <w:t xml:space="preserve"> you can then calculate the start and end </w:t>
      </w:r>
      <w:r w:rsidR="00E5159A">
        <w:t xml:space="preserve">Handle </w:t>
      </w:r>
      <w:r>
        <w:t xml:space="preserve">ranges of each of </w:t>
      </w:r>
      <w:r w:rsidR="005810EF">
        <w:t xml:space="preserve">the </w:t>
      </w:r>
      <w:r>
        <w:t>Descriptors</w:t>
      </w:r>
      <w:r w:rsidR="005810EF">
        <w:t xml:space="preserve"> for each </w:t>
      </w:r>
      <w:r w:rsidR="00E5159A">
        <w:t>C</w:t>
      </w:r>
      <w:r w:rsidR="005810EF">
        <w:t>haracteristic</w:t>
      </w:r>
      <w:r w:rsidR="002515B5">
        <w:t>.</w:t>
      </w:r>
    </w:p>
    <w:p w14:paraId="703B1BED" w14:textId="53DF68C5" w:rsidR="002506A1" w:rsidRDefault="002506A1" w:rsidP="002506A1">
      <w:pPr>
        <w:pStyle w:val="ListParagraph"/>
        <w:numPr>
          <w:ilvl w:val="1"/>
          <w:numId w:val="8"/>
        </w:numPr>
      </w:pPr>
      <w:r>
        <w:t>The range for a given Characteristic starts at the next handle after the Characteristic's Value Handle and ends either at the end of the Service group (if it's the last Characteristic in the Service group) or just before the next Characteristic Handle (if it isn't the last Characteristic in the Service group).</w:t>
      </w:r>
    </w:p>
    <w:p w14:paraId="3DE53EC9" w14:textId="503E44B8" w:rsidR="006851AB" w:rsidRDefault="00C76BA8" w:rsidP="00D33578">
      <w:pPr>
        <w:pStyle w:val="ListParagraph"/>
        <w:numPr>
          <w:ilvl w:val="0"/>
          <w:numId w:val="8"/>
        </w:numPr>
      </w:pPr>
      <w:r>
        <w:t>Using the ranges from (</w:t>
      </w:r>
      <w:r w:rsidR="009705C5">
        <w:t>4</w:t>
      </w:r>
      <w:r w:rsidR="0061270E">
        <w:t xml:space="preserve">) discover the </w:t>
      </w:r>
      <w:r w:rsidR="00E5159A">
        <w:t>Descriptors using</w:t>
      </w:r>
      <w:r w:rsidR="0061270E">
        <w:t xml:space="preserve"> the GATT Procedure </w:t>
      </w:r>
      <w:r w:rsidR="0061270E" w:rsidRPr="00555036">
        <w:rPr>
          <w:u w:val="single"/>
        </w:rPr>
        <w:t>Find Information</w:t>
      </w:r>
      <w:r w:rsidR="00A41AFF">
        <w:t>.</w:t>
      </w:r>
      <w:r w:rsidR="00AC0B41">
        <w:t xml:space="preserve"> This gives you the Attribute type of each Descriptor.</w:t>
      </w:r>
    </w:p>
    <w:p w14:paraId="596D6937" w14:textId="55BBDCD8" w:rsidR="005F02BA" w:rsidRDefault="005F02BA" w:rsidP="00A520F0">
      <w:pPr>
        <w:pStyle w:val="Heading2"/>
      </w:pPr>
      <w:bookmarkStart w:id="36" w:name="_Toc530072154"/>
      <w:r>
        <w:t>WICED Service Discovery</w:t>
      </w:r>
      <w:bookmarkEnd w:id="36"/>
    </w:p>
    <w:p w14:paraId="66081178" w14:textId="2A7BAEBE" w:rsidR="00D10A29" w:rsidRDefault="00D10A29" w:rsidP="00683C69">
      <w:pPr>
        <w:keepNext/>
        <w:keepLines/>
      </w:pPr>
      <w:r>
        <w:t xml:space="preserve">The </w:t>
      </w:r>
      <w:r w:rsidR="001B1CE5">
        <w:t xml:space="preserve">GATT utilities </w:t>
      </w:r>
      <w:r>
        <w:t xml:space="preserve">library </w:t>
      </w:r>
      <w:r w:rsidR="001B1CE5">
        <w:t xml:space="preserve">that we introduced earlier </w:t>
      </w:r>
      <w:r w:rsidR="00F546C7">
        <w:t xml:space="preserve">has </w:t>
      </w:r>
      <w:r w:rsidR="00683C69">
        <w:t>a</w:t>
      </w:r>
      <w:r w:rsidR="00F546C7">
        <w:t xml:space="preserve"> </w:t>
      </w:r>
      <w:r w:rsidR="0047379B">
        <w:t>S</w:t>
      </w:r>
      <w:r w:rsidR="00F546C7">
        <w:t>e</w:t>
      </w:r>
      <w:r w:rsidR="00AF5A28">
        <w:t>rvice discovery API</w:t>
      </w:r>
      <w:r>
        <w:t xml:space="preserve"> that can discover Services, Characteristics and Descriptors</w:t>
      </w:r>
      <w:r w:rsidR="001B1CE5">
        <w:t>:</w:t>
      </w:r>
    </w:p>
    <w:p w14:paraId="59749CE9" w14:textId="77777777" w:rsidR="00AF5A28" w:rsidRPr="00EF1BEE" w:rsidRDefault="00AF5A28" w:rsidP="00683C69">
      <w:pPr>
        <w:keepNext/>
        <w:keepLines/>
        <w:spacing w:after="0"/>
        <w:ind w:left="720"/>
        <w:rPr>
          <w:rFonts w:ascii="Courier New" w:hAnsi="Courier New" w:cs="Courier New"/>
          <w:sz w:val="16"/>
          <w:szCs w:val="17"/>
        </w:rPr>
      </w:pPr>
      <w:proofErr w:type="spellStart"/>
      <w:r w:rsidRPr="00EF1BEE">
        <w:rPr>
          <w:rFonts w:ascii="Courier New" w:hAnsi="Courier New" w:cs="Courier New"/>
          <w:color w:val="006141"/>
          <w:sz w:val="16"/>
          <w:szCs w:val="17"/>
        </w:rPr>
        <w:t>wiced_bt_gatt_status_t</w:t>
      </w:r>
      <w:proofErr w:type="spellEnd"/>
      <w:r w:rsidRPr="00EF1BEE">
        <w:rPr>
          <w:rFonts w:ascii="Courier New" w:hAnsi="Courier New" w:cs="Courier New"/>
          <w:sz w:val="16"/>
          <w:szCs w:val="17"/>
        </w:rPr>
        <w:t xml:space="preserve"> </w:t>
      </w:r>
      <w:proofErr w:type="spellStart"/>
      <w:r w:rsidRPr="00EF1BEE">
        <w:rPr>
          <w:rFonts w:ascii="Courier New" w:hAnsi="Courier New" w:cs="Courier New"/>
          <w:sz w:val="16"/>
          <w:szCs w:val="17"/>
        </w:rPr>
        <w:t>wiced_bt_gatt_send_discover</w:t>
      </w:r>
      <w:proofErr w:type="spellEnd"/>
      <w:r w:rsidRPr="00EF1BEE">
        <w:rPr>
          <w:rFonts w:ascii="Courier New" w:hAnsi="Courier New" w:cs="Courier New"/>
          <w:sz w:val="16"/>
          <w:szCs w:val="17"/>
        </w:rPr>
        <w:t xml:space="preserve"> (</w:t>
      </w:r>
      <w:r w:rsidRPr="00EF1BEE">
        <w:rPr>
          <w:rFonts w:ascii="Courier New" w:hAnsi="Courier New" w:cs="Courier New"/>
          <w:color w:val="006141"/>
          <w:sz w:val="16"/>
          <w:szCs w:val="17"/>
        </w:rPr>
        <w:t>uint16_t</w:t>
      </w:r>
      <w:r w:rsidRPr="00EF1BEE">
        <w:rPr>
          <w:rFonts w:ascii="Courier New" w:hAnsi="Courier New" w:cs="Courier New"/>
          <w:sz w:val="16"/>
          <w:szCs w:val="17"/>
        </w:rPr>
        <w:t xml:space="preserve"> </w:t>
      </w:r>
      <w:proofErr w:type="spellStart"/>
      <w:r w:rsidRPr="00EF1BEE">
        <w:rPr>
          <w:rFonts w:ascii="Courier New" w:hAnsi="Courier New" w:cs="Courier New"/>
          <w:sz w:val="16"/>
          <w:szCs w:val="17"/>
        </w:rPr>
        <w:t>conn_id</w:t>
      </w:r>
      <w:proofErr w:type="spellEnd"/>
      <w:r w:rsidRPr="00EF1BEE">
        <w:rPr>
          <w:rFonts w:ascii="Courier New" w:hAnsi="Courier New" w:cs="Courier New"/>
          <w:sz w:val="16"/>
          <w:szCs w:val="17"/>
        </w:rPr>
        <w:t>,</w:t>
      </w:r>
    </w:p>
    <w:p w14:paraId="69B48DB4" w14:textId="0EB086A3" w:rsidR="00AF5A28" w:rsidRPr="00EF1BEE" w:rsidRDefault="00AF5A28" w:rsidP="00683C69">
      <w:pPr>
        <w:keepNext/>
        <w:keepLines/>
        <w:spacing w:after="0"/>
        <w:ind w:left="720"/>
        <w:rPr>
          <w:rFonts w:ascii="Courier New" w:hAnsi="Courier New" w:cs="Courier New"/>
          <w:sz w:val="16"/>
          <w:szCs w:val="17"/>
        </w:rPr>
      </w:pPr>
      <w:r w:rsidRPr="00EF1BEE">
        <w:rPr>
          <w:rFonts w:ascii="Courier New" w:hAnsi="Courier New" w:cs="Courier New"/>
          <w:sz w:val="16"/>
          <w:szCs w:val="17"/>
        </w:rPr>
        <w:t>                      </w:t>
      </w:r>
      <w:proofErr w:type="spellStart"/>
      <w:r w:rsidRPr="00EF1BEE">
        <w:rPr>
          <w:rFonts w:ascii="Courier New" w:hAnsi="Courier New" w:cs="Courier New"/>
          <w:color w:val="006141"/>
          <w:sz w:val="16"/>
          <w:szCs w:val="17"/>
        </w:rPr>
        <w:t>wiced_bt_gatt_discovery_type_t</w:t>
      </w:r>
      <w:proofErr w:type="spellEnd"/>
      <w:r w:rsidRPr="00EF1BEE">
        <w:rPr>
          <w:rFonts w:ascii="Courier New" w:hAnsi="Courier New" w:cs="Courier New"/>
          <w:sz w:val="16"/>
          <w:szCs w:val="17"/>
        </w:rPr>
        <w:t xml:space="preserve"> </w:t>
      </w:r>
      <w:proofErr w:type="spellStart"/>
      <w:r w:rsidRPr="00EF1BEE">
        <w:rPr>
          <w:rFonts w:ascii="Courier New" w:hAnsi="Courier New" w:cs="Courier New"/>
          <w:sz w:val="16"/>
          <w:szCs w:val="17"/>
        </w:rPr>
        <w:t>discovery_type</w:t>
      </w:r>
      <w:proofErr w:type="spellEnd"/>
      <w:r w:rsidRPr="00EF1BEE">
        <w:rPr>
          <w:rFonts w:ascii="Courier New" w:hAnsi="Courier New" w:cs="Courier New"/>
          <w:sz w:val="16"/>
          <w:szCs w:val="17"/>
        </w:rPr>
        <w:t>,</w:t>
      </w:r>
    </w:p>
    <w:p w14:paraId="33666EBF" w14:textId="285C03DF" w:rsidR="00AF5A28" w:rsidRPr="00EF1BEE" w:rsidRDefault="00AF5A28" w:rsidP="00683C69">
      <w:pPr>
        <w:keepLines/>
        <w:ind w:left="720"/>
        <w:rPr>
          <w:rFonts w:ascii="Courier New" w:hAnsi="Courier New" w:cs="Courier New"/>
          <w:sz w:val="16"/>
          <w:szCs w:val="17"/>
        </w:rPr>
      </w:pPr>
      <w:r w:rsidRPr="00EF1BEE">
        <w:rPr>
          <w:rFonts w:ascii="Courier New" w:hAnsi="Courier New" w:cs="Courier New"/>
          <w:sz w:val="16"/>
          <w:szCs w:val="17"/>
        </w:rPr>
        <w:t>                    </w:t>
      </w:r>
      <w:r w:rsidR="00EF1BEE">
        <w:rPr>
          <w:rFonts w:ascii="Courier New" w:hAnsi="Courier New" w:cs="Courier New"/>
          <w:sz w:val="16"/>
          <w:szCs w:val="17"/>
        </w:rPr>
        <w:t xml:space="preserve">  </w:t>
      </w:r>
      <w:proofErr w:type="spellStart"/>
      <w:r w:rsidRPr="00EF1BEE">
        <w:rPr>
          <w:rFonts w:ascii="Courier New" w:hAnsi="Courier New" w:cs="Courier New"/>
          <w:color w:val="006141"/>
          <w:sz w:val="16"/>
          <w:szCs w:val="17"/>
        </w:rPr>
        <w:t>wiced_bt_gatt_discovery_param_t</w:t>
      </w:r>
      <w:proofErr w:type="spellEnd"/>
      <w:r w:rsidRPr="00EF1BEE">
        <w:rPr>
          <w:rFonts w:ascii="Courier New" w:hAnsi="Courier New" w:cs="Courier New"/>
          <w:sz w:val="16"/>
          <w:szCs w:val="17"/>
        </w:rPr>
        <w:t xml:space="preserve"> *</w:t>
      </w:r>
      <w:proofErr w:type="spellStart"/>
      <w:r w:rsidRPr="00EF1BEE">
        <w:rPr>
          <w:rFonts w:ascii="Courier New" w:hAnsi="Courier New" w:cs="Courier New"/>
          <w:sz w:val="16"/>
          <w:szCs w:val="17"/>
        </w:rPr>
        <w:t>p_discovery_param</w:t>
      </w:r>
      <w:proofErr w:type="spellEnd"/>
      <w:r w:rsidRPr="00EF1BEE">
        <w:rPr>
          <w:rFonts w:ascii="Courier New" w:hAnsi="Courier New" w:cs="Courier New"/>
          <w:sz w:val="16"/>
          <w:szCs w:val="17"/>
        </w:rPr>
        <w:t xml:space="preserve"> );</w:t>
      </w:r>
    </w:p>
    <w:p w14:paraId="17F2B94F" w14:textId="4F43872E" w:rsidR="005F02BA" w:rsidRDefault="00AF5A28" w:rsidP="00CD082A">
      <w:pPr>
        <w:keepNext/>
      </w:pPr>
      <w:r>
        <w:t>The d</w:t>
      </w:r>
      <w:r w:rsidR="0047379B">
        <w:t>iscovery type is an enumeration</w:t>
      </w:r>
      <w:r w:rsidR="00D96C0B">
        <w:t xml:space="preserve"> </w:t>
      </w:r>
      <w:r w:rsidR="0047379B">
        <w:t>(</w:t>
      </w:r>
      <w:r w:rsidR="00D96C0B">
        <w:t xml:space="preserve">note that </w:t>
      </w:r>
      <w:r w:rsidR="0047379B">
        <w:t>GATT_DIS</w:t>
      </w:r>
      <w:r w:rsidR="00E56059">
        <w:t>C</w:t>
      </w:r>
      <w:r w:rsidR="0047379B">
        <w:t>OVER_MAX is not a legal parameter)</w:t>
      </w:r>
      <w:r w:rsidR="00D96C0B">
        <w:t>:</w:t>
      </w:r>
    </w:p>
    <w:p w14:paraId="07D7A3D7" w14:textId="77777777" w:rsidR="00AF5A28" w:rsidRPr="00AF5A28" w:rsidRDefault="00AF5A28" w:rsidP="00EF1BEE">
      <w:pPr>
        <w:spacing w:after="0"/>
        <w:ind w:left="720"/>
        <w:rPr>
          <w:rFonts w:ascii="Monaco" w:hAnsi="Monaco"/>
          <w:sz w:val="17"/>
          <w:szCs w:val="17"/>
        </w:rPr>
      </w:pPr>
      <w:proofErr w:type="spellStart"/>
      <w:r w:rsidRPr="00AF5A28">
        <w:rPr>
          <w:rFonts w:ascii="Monaco" w:hAnsi="Monaco"/>
          <w:color w:val="931A68"/>
          <w:sz w:val="17"/>
          <w:szCs w:val="17"/>
        </w:rPr>
        <w:t>enum</w:t>
      </w:r>
      <w:proofErr w:type="spellEnd"/>
      <w:r w:rsidRPr="00AF5A28">
        <w:rPr>
          <w:rFonts w:ascii="Monaco" w:hAnsi="Monaco"/>
          <w:sz w:val="17"/>
          <w:szCs w:val="17"/>
        </w:rPr>
        <w:t xml:space="preserve"> </w:t>
      </w:r>
      <w:proofErr w:type="spellStart"/>
      <w:r w:rsidRPr="00AF5A28">
        <w:rPr>
          <w:rFonts w:ascii="Monaco" w:hAnsi="Monaco"/>
          <w:sz w:val="17"/>
          <w:szCs w:val="17"/>
        </w:rPr>
        <w:t>wiced_bt_gatt_discovery_type_e</w:t>
      </w:r>
      <w:proofErr w:type="spellEnd"/>
    </w:p>
    <w:p w14:paraId="76B52C78" w14:textId="77777777" w:rsidR="00AF5A28" w:rsidRPr="00AF5A28" w:rsidRDefault="00AF5A28" w:rsidP="00EF1BEE">
      <w:pPr>
        <w:spacing w:after="0"/>
        <w:ind w:left="720"/>
        <w:rPr>
          <w:rFonts w:ascii="Monaco" w:hAnsi="Monaco"/>
          <w:sz w:val="17"/>
          <w:szCs w:val="17"/>
        </w:rPr>
      </w:pPr>
      <w:r w:rsidRPr="00AF5A28">
        <w:rPr>
          <w:rFonts w:ascii="Monaco" w:hAnsi="Monaco"/>
          <w:sz w:val="17"/>
          <w:szCs w:val="17"/>
        </w:rPr>
        <w:t>{</w:t>
      </w:r>
    </w:p>
    <w:p w14:paraId="1F77EEBB" w14:textId="204A5757"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326CC"/>
          <w:sz w:val="17"/>
          <w:szCs w:val="17"/>
        </w:rPr>
        <w:t>GATT_DISCOVER_SERVICES_ALL</w:t>
      </w:r>
      <w:r w:rsidRPr="00AF5A28">
        <w:rPr>
          <w:rFonts w:ascii="Monaco" w:hAnsi="Monaco"/>
          <w:color w:val="000000"/>
          <w:sz w:val="17"/>
          <w:szCs w:val="17"/>
        </w:rPr>
        <w:t xml:space="preserve"> = 1,   </w:t>
      </w:r>
      <w:r w:rsidR="00EF1BEE">
        <w:rPr>
          <w:rFonts w:ascii="Monaco" w:hAnsi="Monaco"/>
          <w:color w:val="000000"/>
          <w:sz w:val="17"/>
          <w:szCs w:val="17"/>
        </w:rPr>
        <w:tab/>
      </w:r>
      <w:r w:rsidR="00EF1BEE">
        <w:rPr>
          <w:rFonts w:ascii="Monaco" w:hAnsi="Monaco"/>
          <w:color w:val="000000"/>
          <w:sz w:val="17"/>
          <w:szCs w:val="17"/>
        </w:rPr>
        <w:tab/>
      </w:r>
      <w:r w:rsidR="00EF1BEE">
        <w:rPr>
          <w:rFonts w:ascii="Monaco" w:hAnsi="Monaco"/>
          <w:color w:val="000000"/>
          <w:sz w:val="17"/>
          <w:szCs w:val="17"/>
        </w:rPr>
        <w:tab/>
      </w:r>
      <w:r w:rsidRPr="00AF5A28">
        <w:rPr>
          <w:rFonts w:ascii="Monaco" w:hAnsi="Monaco"/>
          <w:color w:val="4E9072"/>
          <w:sz w:val="17"/>
          <w:szCs w:val="17"/>
        </w:rPr>
        <w:t>/**&lt; discover all services */</w:t>
      </w:r>
    </w:p>
    <w:p w14:paraId="570E4E94" w14:textId="69F2BD05"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326CC"/>
          <w:sz w:val="17"/>
          <w:szCs w:val="17"/>
        </w:rPr>
        <w:t>GATT_DISCOVER_SERVICES_BY_UUID</w:t>
      </w:r>
      <w:r w:rsidRPr="00AF5A28">
        <w:rPr>
          <w:rFonts w:ascii="Monaco" w:hAnsi="Monaco"/>
          <w:color w:val="000000"/>
          <w:sz w:val="17"/>
          <w:szCs w:val="17"/>
        </w:rPr>
        <w:t xml:space="preserve">,   </w:t>
      </w:r>
      <w:r w:rsidR="00EF1BEE">
        <w:rPr>
          <w:rFonts w:ascii="Monaco" w:hAnsi="Monaco"/>
          <w:color w:val="000000"/>
          <w:sz w:val="17"/>
          <w:szCs w:val="17"/>
        </w:rPr>
        <w:tab/>
      </w:r>
      <w:r w:rsidR="00EF1BEE">
        <w:rPr>
          <w:rFonts w:ascii="Monaco" w:hAnsi="Monaco"/>
          <w:color w:val="000000"/>
          <w:sz w:val="17"/>
          <w:szCs w:val="17"/>
        </w:rPr>
        <w:tab/>
      </w:r>
      <w:r w:rsidRPr="00AF5A28">
        <w:rPr>
          <w:rFonts w:ascii="Monaco" w:hAnsi="Monaco"/>
          <w:color w:val="4E9072"/>
          <w:sz w:val="17"/>
          <w:szCs w:val="17"/>
        </w:rPr>
        <w:t>/**&lt; discover service by UUID */</w:t>
      </w:r>
    </w:p>
    <w:p w14:paraId="5AE96B04" w14:textId="6EA2786C"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lastRenderedPageBreak/>
        <w:t xml:space="preserve">    </w:t>
      </w:r>
      <w:r w:rsidRPr="00AF5A28">
        <w:rPr>
          <w:rFonts w:ascii="Monaco" w:hAnsi="Monaco"/>
          <w:color w:val="0326CC"/>
          <w:sz w:val="17"/>
          <w:szCs w:val="17"/>
        </w:rPr>
        <w:t>GATT_DISCOVER_INCLUDED_SERVICES</w:t>
      </w:r>
      <w:r w:rsidRPr="00AF5A28">
        <w:rPr>
          <w:rFonts w:ascii="Monaco" w:hAnsi="Monaco"/>
          <w:color w:val="000000"/>
          <w:sz w:val="17"/>
          <w:szCs w:val="17"/>
        </w:rPr>
        <w:t xml:space="preserve">,  </w:t>
      </w:r>
      <w:r w:rsidR="00EF1BEE">
        <w:rPr>
          <w:rFonts w:ascii="Monaco" w:hAnsi="Monaco"/>
          <w:color w:val="000000"/>
          <w:sz w:val="17"/>
          <w:szCs w:val="17"/>
        </w:rPr>
        <w:tab/>
      </w:r>
      <w:r w:rsidR="00EF1BEE">
        <w:rPr>
          <w:rFonts w:ascii="Monaco" w:hAnsi="Monaco"/>
          <w:color w:val="000000"/>
          <w:sz w:val="17"/>
          <w:szCs w:val="17"/>
        </w:rPr>
        <w:tab/>
      </w:r>
      <w:r w:rsidRPr="00AF5A28">
        <w:rPr>
          <w:rFonts w:ascii="Monaco" w:hAnsi="Monaco"/>
          <w:color w:val="4E9072"/>
          <w:sz w:val="17"/>
          <w:szCs w:val="17"/>
        </w:rPr>
        <w:t>/**&lt; discover an included service within a service */</w:t>
      </w:r>
    </w:p>
    <w:p w14:paraId="6CD77D7A" w14:textId="0D04078E" w:rsid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326CC"/>
          <w:sz w:val="17"/>
          <w:szCs w:val="17"/>
        </w:rPr>
        <w:t>GATT_DISCOVER_CHARACTERISTICS</w:t>
      </w:r>
      <w:r w:rsidRPr="00AF5A28">
        <w:rPr>
          <w:rFonts w:ascii="Monaco" w:hAnsi="Monaco"/>
          <w:color w:val="000000"/>
          <w:sz w:val="17"/>
          <w:szCs w:val="17"/>
        </w:rPr>
        <w:t>,   </w:t>
      </w:r>
      <w:r w:rsidR="00EF1BEE">
        <w:rPr>
          <w:rFonts w:ascii="Monaco" w:hAnsi="Monaco"/>
          <w:color w:val="000000"/>
          <w:sz w:val="17"/>
          <w:szCs w:val="17"/>
        </w:rPr>
        <w:tab/>
      </w:r>
      <w:r w:rsidR="00EF1BEE">
        <w:rPr>
          <w:rFonts w:ascii="Monaco" w:hAnsi="Monaco"/>
          <w:color w:val="000000"/>
          <w:sz w:val="17"/>
          <w:szCs w:val="17"/>
        </w:rPr>
        <w:tab/>
      </w:r>
      <w:r w:rsidRPr="00AF5A28">
        <w:rPr>
          <w:rFonts w:ascii="Monaco" w:hAnsi="Monaco"/>
          <w:color w:val="000000"/>
          <w:sz w:val="17"/>
          <w:szCs w:val="17"/>
        </w:rPr>
        <w:t xml:space="preserve"> </w:t>
      </w:r>
      <w:r w:rsidR="00EF1BEE">
        <w:rPr>
          <w:rFonts w:ascii="Monaco" w:hAnsi="Monaco"/>
          <w:color w:val="000000"/>
          <w:sz w:val="17"/>
          <w:szCs w:val="17"/>
        </w:rPr>
        <w:tab/>
      </w:r>
      <w:r w:rsidRPr="00AF5A28">
        <w:rPr>
          <w:rFonts w:ascii="Monaco" w:hAnsi="Monaco"/>
          <w:color w:val="4E9072"/>
          <w:sz w:val="17"/>
          <w:szCs w:val="17"/>
        </w:rPr>
        <w:t>/**&lt; discover characteristics of a service</w:t>
      </w:r>
      <w:r>
        <w:rPr>
          <w:rFonts w:ascii="Monaco" w:hAnsi="Monaco"/>
          <w:color w:val="4E9072"/>
          <w:sz w:val="17"/>
          <w:szCs w:val="17"/>
        </w:rPr>
        <w:t>*/</w:t>
      </w:r>
    </w:p>
    <w:p w14:paraId="3C93F4B5" w14:textId="1C052909" w:rsid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326CC"/>
          <w:sz w:val="17"/>
          <w:szCs w:val="17"/>
        </w:rPr>
        <w:t>GATT_DISCOVER_CHARACTERISTIC_DESCRIPTORS</w:t>
      </w:r>
      <w:r w:rsidRPr="00AF5A28">
        <w:rPr>
          <w:rFonts w:ascii="Monaco" w:hAnsi="Monaco"/>
          <w:color w:val="000000"/>
          <w:sz w:val="17"/>
          <w:szCs w:val="17"/>
        </w:rPr>
        <w:t xml:space="preserve">, </w:t>
      </w:r>
      <w:r w:rsidR="00EF1BEE">
        <w:rPr>
          <w:rFonts w:ascii="Monaco" w:hAnsi="Monaco"/>
          <w:color w:val="000000"/>
          <w:sz w:val="17"/>
          <w:szCs w:val="17"/>
        </w:rPr>
        <w:tab/>
      </w:r>
      <w:r w:rsidRPr="00AF5A28">
        <w:rPr>
          <w:rFonts w:ascii="Monaco" w:hAnsi="Monaco"/>
          <w:color w:val="4E9072"/>
          <w:sz w:val="17"/>
          <w:szCs w:val="17"/>
        </w:rPr>
        <w:t>/**&lt; discover characteristic descriptors</w:t>
      </w:r>
      <w:r>
        <w:rPr>
          <w:rFonts w:ascii="Monaco" w:hAnsi="Monaco"/>
          <w:color w:val="4E9072"/>
          <w:sz w:val="17"/>
          <w:szCs w:val="17"/>
        </w:rPr>
        <w:t xml:space="preserve"> */</w:t>
      </w:r>
    </w:p>
    <w:p w14:paraId="26FA3BED" w14:textId="5A7240D8" w:rsidR="00AF5A28" w:rsidRPr="00AF5A28" w:rsidRDefault="00AF5A28" w:rsidP="00EF1BEE">
      <w:pPr>
        <w:spacing w:after="0"/>
        <w:ind w:left="720"/>
        <w:rPr>
          <w:rFonts w:ascii="Monaco" w:hAnsi="Monaco"/>
          <w:sz w:val="17"/>
          <w:szCs w:val="17"/>
        </w:rPr>
      </w:pPr>
      <w:r w:rsidRPr="00AF5A28">
        <w:rPr>
          <w:rFonts w:ascii="Monaco" w:hAnsi="Monaco"/>
          <w:sz w:val="17"/>
          <w:szCs w:val="17"/>
        </w:rPr>
        <w:t xml:space="preserve">    </w:t>
      </w:r>
      <w:r w:rsidRPr="00AF5A28">
        <w:rPr>
          <w:rFonts w:ascii="Monaco" w:hAnsi="Monaco"/>
          <w:color w:val="0326CC"/>
          <w:sz w:val="17"/>
          <w:szCs w:val="17"/>
        </w:rPr>
        <w:t>GATT_DISCOVER_MAX</w:t>
      </w:r>
      <w:r w:rsidRPr="00AF5A28">
        <w:rPr>
          <w:rFonts w:ascii="Monaco" w:hAnsi="Monaco"/>
          <w:sz w:val="17"/>
          <w:szCs w:val="17"/>
        </w:rPr>
        <w:t xml:space="preserve">                           </w:t>
      </w:r>
      <w:r w:rsidR="00EF1BEE">
        <w:rPr>
          <w:rFonts w:ascii="Monaco" w:hAnsi="Monaco"/>
          <w:sz w:val="17"/>
          <w:szCs w:val="17"/>
        </w:rPr>
        <w:tab/>
      </w:r>
      <w:r w:rsidR="00EF1BEE">
        <w:rPr>
          <w:rFonts w:ascii="Monaco" w:hAnsi="Monaco"/>
          <w:sz w:val="17"/>
          <w:szCs w:val="17"/>
        </w:rPr>
        <w:tab/>
      </w:r>
      <w:r w:rsidR="00EF1BEE">
        <w:rPr>
          <w:rFonts w:ascii="Monaco" w:hAnsi="Monaco"/>
          <w:sz w:val="17"/>
          <w:szCs w:val="17"/>
        </w:rPr>
        <w:tab/>
      </w:r>
      <w:r w:rsidRPr="00AF5A28">
        <w:rPr>
          <w:rFonts w:ascii="Monaco" w:hAnsi="Monaco"/>
          <w:color w:val="4E9072"/>
          <w:sz w:val="17"/>
          <w:szCs w:val="17"/>
        </w:rPr>
        <w:t>/* maximum discovery types */</w:t>
      </w:r>
    </w:p>
    <w:p w14:paraId="11DA1168" w14:textId="6C2E83B2" w:rsidR="00AF5A28" w:rsidRPr="00EF1BEE" w:rsidRDefault="00AF5A28" w:rsidP="00EF1BEE">
      <w:pPr>
        <w:ind w:left="720"/>
        <w:rPr>
          <w:rFonts w:ascii="Monaco" w:hAnsi="Monaco"/>
          <w:sz w:val="17"/>
          <w:szCs w:val="17"/>
        </w:rPr>
      </w:pPr>
      <w:r w:rsidRPr="00AF5A28">
        <w:rPr>
          <w:rFonts w:ascii="Monaco" w:hAnsi="Monaco"/>
          <w:sz w:val="17"/>
          <w:szCs w:val="17"/>
        </w:rPr>
        <w:t>};</w:t>
      </w:r>
    </w:p>
    <w:p w14:paraId="3F665C76" w14:textId="52CACCB9" w:rsidR="00AF5A28" w:rsidRDefault="00AF5A28" w:rsidP="005F02BA">
      <w:r>
        <w:t>The discovery parameter contains</w:t>
      </w:r>
      <w:r w:rsidR="00EF1BEE">
        <w:t>:</w:t>
      </w:r>
    </w:p>
    <w:p w14:paraId="4F4B0AF3" w14:textId="77777777" w:rsidR="00AF5A28" w:rsidRPr="00AF5A28" w:rsidRDefault="00AF5A28" w:rsidP="00EF1BEE">
      <w:pPr>
        <w:spacing w:after="0"/>
        <w:ind w:left="720"/>
        <w:rPr>
          <w:rFonts w:ascii="Monaco" w:hAnsi="Monaco"/>
          <w:color w:val="931A68"/>
          <w:sz w:val="17"/>
          <w:szCs w:val="17"/>
        </w:rPr>
      </w:pPr>
      <w:r w:rsidRPr="00AF5A28">
        <w:rPr>
          <w:rFonts w:ascii="Monaco" w:hAnsi="Monaco"/>
          <w:color w:val="931A68"/>
          <w:sz w:val="17"/>
          <w:szCs w:val="17"/>
        </w:rPr>
        <w:t>typedef</w:t>
      </w:r>
      <w:r w:rsidRPr="00AF5A28">
        <w:rPr>
          <w:rFonts w:ascii="Monaco" w:hAnsi="Monaco"/>
          <w:color w:val="000000"/>
          <w:sz w:val="17"/>
          <w:szCs w:val="17"/>
        </w:rPr>
        <w:t xml:space="preserve"> </w:t>
      </w:r>
      <w:r w:rsidRPr="00AF5A28">
        <w:rPr>
          <w:rFonts w:ascii="Monaco" w:hAnsi="Monaco"/>
          <w:color w:val="931A68"/>
          <w:sz w:val="17"/>
          <w:szCs w:val="17"/>
        </w:rPr>
        <w:t>struct</w:t>
      </w:r>
    </w:p>
    <w:p w14:paraId="0CEFE752" w14:textId="77777777" w:rsidR="00AF5A28" w:rsidRPr="00AF5A28" w:rsidRDefault="00AF5A28" w:rsidP="00EF1BEE">
      <w:pPr>
        <w:spacing w:after="0"/>
        <w:ind w:left="720"/>
        <w:rPr>
          <w:rFonts w:ascii="Monaco" w:hAnsi="Monaco"/>
          <w:sz w:val="17"/>
          <w:szCs w:val="17"/>
        </w:rPr>
      </w:pPr>
      <w:r w:rsidRPr="00AF5A28">
        <w:rPr>
          <w:rFonts w:ascii="Monaco" w:hAnsi="Monaco"/>
          <w:sz w:val="17"/>
          <w:szCs w:val="17"/>
        </w:rPr>
        <w:t>{</w:t>
      </w:r>
    </w:p>
    <w:p w14:paraId="6A89DC80" w14:textId="2F02DCF9"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proofErr w:type="spellStart"/>
      <w:r w:rsidRPr="00AF5A28">
        <w:rPr>
          <w:rFonts w:ascii="Monaco" w:hAnsi="Monaco"/>
          <w:color w:val="006141"/>
          <w:sz w:val="17"/>
          <w:szCs w:val="17"/>
        </w:rPr>
        <w:t>wiced_bt_uuid_t</w:t>
      </w:r>
      <w:proofErr w:type="spellEnd"/>
      <w:r w:rsidRPr="00AF5A28">
        <w:rPr>
          <w:rFonts w:ascii="Monaco" w:hAnsi="Monaco"/>
          <w:color w:val="000000"/>
          <w:sz w:val="17"/>
          <w:szCs w:val="17"/>
        </w:rPr>
        <w:t xml:space="preserve"> </w:t>
      </w:r>
      <w:proofErr w:type="spellStart"/>
      <w:r w:rsidRPr="00AF5A28">
        <w:rPr>
          <w:rFonts w:ascii="Monaco" w:hAnsi="Monaco"/>
          <w:color w:val="0326CC"/>
          <w:sz w:val="17"/>
          <w:szCs w:val="17"/>
        </w:rPr>
        <w:t>uuid</w:t>
      </w:r>
      <w:proofErr w:type="spellEnd"/>
      <w:r w:rsidRPr="00AF5A28">
        <w:rPr>
          <w:rFonts w:ascii="Monaco" w:hAnsi="Monaco"/>
          <w:color w:val="000000"/>
          <w:sz w:val="17"/>
          <w:szCs w:val="17"/>
        </w:rPr>
        <w:t xml:space="preserve">;        </w:t>
      </w:r>
      <w:r w:rsidR="00EF1BEE">
        <w:rPr>
          <w:rFonts w:ascii="Monaco" w:hAnsi="Monaco"/>
          <w:color w:val="000000"/>
          <w:sz w:val="17"/>
          <w:szCs w:val="17"/>
        </w:rPr>
        <w:tab/>
      </w:r>
      <w:r w:rsidRPr="00AF5A28">
        <w:rPr>
          <w:rFonts w:ascii="Monaco" w:hAnsi="Monaco"/>
          <w:color w:val="4E9072"/>
          <w:sz w:val="17"/>
          <w:szCs w:val="17"/>
        </w:rPr>
        <w:t>/**&lt; Service or Characteristic UUID */</w:t>
      </w:r>
    </w:p>
    <w:p w14:paraId="45DCFEAE" w14:textId="7E92E78E"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06141"/>
          <w:sz w:val="17"/>
          <w:szCs w:val="17"/>
        </w:rPr>
        <w:t>uint16_t</w:t>
      </w:r>
      <w:r w:rsidRPr="00AF5A28">
        <w:rPr>
          <w:rFonts w:ascii="Monaco" w:hAnsi="Monaco"/>
          <w:color w:val="000000"/>
          <w:sz w:val="17"/>
          <w:szCs w:val="17"/>
        </w:rPr>
        <w:t xml:space="preserve">        </w:t>
      </w:r>
      <w:proofErr w:type="spellStart"/>
      <w:r w:rsidRPr="00AF5A28">
        <w:rPr>
          <w:rFonts w:ascii="Monaco" w:hAnsi="Monaco"/>
          <w:color w:val="0326CC"/>
          <w:sz w:val="17"/>
          <w:szCs w:val="17"/>
        </w:rPr>
        <w:t>s_handle</w:t>
      </w:r>
      <w:proofErr w:type="spellEnd"/>
      <w:r w:rsidRPr="00AF5A28">
        <w:rPr>
          <w:rFonts w:ascii="Monaco" w:hAnsi="Monaco"/>
          <w:color w:val="000000"/>
          <w:sz w:val="17"/>
          <w:szCs w:val="17"/>
        </w:rPr>
        <w:t xml:space="preserve">;    </w:t>
      </w:r>
      <w:r w:rsidR="00EF1BEE">
        <w:rPr>
          <w:rFonts w:ascii="Monaco" w:hAnsi="Monaco"/>
          <w:color w:val="000000"/>
          <w:sz w:val="17"/>
          <w:szCs w:val="17"/>
        </w:rPr>
        <w:tab/>
      </w:r>
      <w:r w:rsidRPr="00AF5A28">
        <w:rPr>
          <w:rFonts w:ascii="Monaco" w:hAnsi="Monaco"/>
          <w:color w:val="4E9072"/>
          <w:sz w:val="17"/>
          <w:szCs w:val="17"/>
        </w:rPr>
        <w:t>/**&lt; Start handle for range to search */</w:t>
      </w:r>
    </w:p>
    <w:p w14:paraId="4A232D6E" w14:textId="017B9F17" w:rsidR="00AF5A28" w:rsidRPr="00AF5A28" w:rsidRDefault="00AF5A28" w:rsidP="00EF1BEE">
      <w:pPr>
        <w:spacing w:after="0"/>
        <w:ind w:left="720"/>
        <w:rPr>
          <w:rFonts w:ascii="Monaco" w:hAnsi="Monaco"/>
          <w:color w:val="4E9072"/>
          <w:sz w:val="17"/>
          <w:szCs w:val="17"/>
        </w:rPr>
      </w:pPr>
      <w:r w:rsidRPr="00AF5A28">
        <w:rPr>
          <w:rFonts w:ascii="Monaco" w:hAnsi="Monaco"/>
          <w:color w:val="000000"/>
          <w:sz w:val="17"/>
          <w:szCs w:val="17"/>
        </w:rPr>
        <w:t xml:space="preserve">    </w:t>
      </w:r>
      <w:r w:rsidRPr="00AF5A28">
        <w:rPr>
          <w:rFonts w:ascii="Monaco" w:hAnsi="Monaco"/>
          <w:color w:val="006141"/>
          <w:sz w:val="17"/>
          <w:szCs w:val="17"/>
        </w:rPr>
        <w:t>uint16_t</w:t>
      </w:r>
      <w:r w:rsidRPr="00AF5A28">
        <w:rPr>
          <w:rFonts w:ascii="Monaco" w:hAnsi="Monaco"/>
          <w:color w:val="000000"/>
          <w:sz w:val="17"/>
          <w:szCs w:val="17"/>
        </w:rPr>
        <w:t xml:space="preserve">        </w:t>
      </w:r>
      <w:proofErr w:type="spellStart"/>
      <w:r w:rsidRPr="00AF5A28">
        <w:rPr>
          <w:rFonts w:ascii="Monaco" w:hAnsi="Monaco"/>
          <w:color w:val="0326CC"/>
          <w:sz w:val="17"/>
          <w:szCs w:val="17"/>
        </w:rPr>
        <w:t>e_handle</w:t>
      </w:r>
      <w:proofErr w:type="spellEnd"/>
      <w:r w:rsidRPr="00AF5A28">
        <w:rPr>
          <w:rFonts w:ascii="Monaco" w:hAnsi="Monaco"/>
          <w:color w:val="000000"/>
          <w:sz w:val="17"/>
          <w:szCs w:val="17"/>
        </w:rPr>
        <w:t xml:space="preserve">;    </w:t>
      </w:r>
      <w:r w:rsidR="00EF1BEE">
        <w:rPr>
          <w:rFonts w:ascii="Monaco" w:hAnsi="Monaco"/>
          <w:color w:val="000000"/>
          <w:sz w:val="17"/>
          <w:szCs w:val="17"/>
        </w:rPr>
        <w:tab/>
      </w:r>
      <w:r w:rsidRPr="00AF5A28">
        <w:rPr>
          <w:rFonts w:ascii="Monaco" w:hAnsi="Monaco"/>
          <w:color w:val="4E9072"/>
          <w:sz w:val="17"/>
          <w:szCs w:val="17"/>
        </w:rPr>
        <w:t>/**&lt; End handle for range to search */</w:t>
      </w:r>
    </w:p>
    <w:p w14:paraId="54F5E0A0" w14:textId="422D6845" w:rsidR="00AF5A28" w:rsidRPr="00EF1BEE" w:rsidRDefault="00AF5A28" w:rsidP="00EF1BEE">
      <w:pPr>
        <w:ind w:left="720"/>
        <w:rPr>
          <w:rFonts w:ascii="Monaco" w:hAnsi="Monaco"/>
          <w:color w:val="006141"/>
          <w:sz w:val="17"/>
          <w:szCs w:val="17"/>
        </w:rPr>
      </w:pPr>
      <w:r w:rsidRPr="00AF5A28">
        <w:rPr>
          <w:rFonts w:ascii="Monaco" w:hAnsi="Monaco"/>
          <w:color w:val="000000"/>
          <w:sz w:val="17"/>
          <w:szCs w:val="17"/>
        </w:rPr>
        <w:t>}</w:t>
      </w:r>
      <w:r w:rsidR="00EF1BEE">
        <w:rPr>
          <w:rFonts w:ascii="Monaco" w:hAnsi="Monaco"/>
          <w:color w:val="000000"/>
          <w:sz w:val="17"/>
          <w:szCs w:val="17"/>
        </w:rPr>
        <w:t xml:space="preserve"> </w:t>
      </w:r>
      <w:proofErr w:type="spellStart"/>
      <w:r w:rsidRPr="00AF5A28">
        <w:rPr>
          <w:rFonts w:ascii="Monaco" w:hAnsi="Monaco"/>
          <w:color w:val="006141"/>
          <w:sz w:val="17"/>
          <w:szCs w:val="17"/>
        </w:rPr>
        <w:t>wiced_bt_gatt_discovery_param_t</w:t>
      </w:r>
      <w:proofErr w:type="spellEnd"/>
      <w:r w:rsidRPr="00AF5A28">
        <w:rPr>
          <w:rFonts w:ascii="Monaco" w:hAnsi="Monaco"/>
          <w:color w:val="000000"/>
          <w:sz w:val="17"/>
          <w:szCs w:val="17"/>
        </w:rPr>
        <w:t>;</w:t>
      </w:r>
    </w:p>
    <w:p w14:paraId="0D5563BF" w14:textId="5E98C95C" w:rsidR="00AF5A28" w:rsidRDefault="00AF5A28" w:rsidP="00EF1BEE">
      <w:pPr>
        <w:keepNext/>
        <w:keepLines/>
      </w:pPr>
      <w:r>
        <w:t xml:space="preserve">After you call this function, the stack will issue the correct GATT Procedure.  Then, each time the GATT Server responds with some information you will get a </w:t>
      </w:r>
      <w:r w:rsidR="0047379B">
        <w:t>GATT</w:t>
      </w:r>
      <w:r>
        <w:t xml:space="preserve"> callback with the event type set to</w:t>
      </w:r>
      <w:r w:rsidRPr="00AF5A28">
        <w:t xml:space="preserve"> GATT_DISCOVERY_RESULT_EVT</w:t>
      </w:r>
      <w:r>
        <w:t>.  The event parameter can then be decoded using a set of macros provided by WICED</w:t>
      </w:r>
      <w:r w:rsidR="0047379B">
        <w:t>.</w:t>
      </w:r>
    </w:p>
    <w:p w14:paraId="45ED9E81"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w:t>
      </w:r>
    </w:p>
    <w:p w14:paraId="47E68C76"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  Macros for parsing results GATT discovery results</w:t>
      </w:r>
    </w:p>
    <w:p w14:paraId="72A75D49"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 (while handling GATT_DISCOVERY_RESULT_EVT)</w:t>
      </w:r>
    </w:p>
    <w:p w14:paraId="19B2B23B"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w:t>
      </w:r>
    </w:p>
    <w:p w14:paraId="776C4CE2"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Discovery type: GATT_DISCOVER_SERVICES_ALL or GATT_DISCOVER_SERVICES_BY_UUID */</w:t>
      </w:r>
    </w:p>
    <w:p w14:paraId="3CBD17D7"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GATT_DISCOVERY_RESULT_SERVICE_START_HANDLE(</w:t>
      </w:r>
      <w:proofErr w:type="spellStart"/>
      <w:r w:rsidRPr="00AF5A28">
        <w:rPr>
          <w:rFonts w:ascii="Monaco" w:hAnsi="Monaco"/>
          <w:sz w:val="17"/>
          <w:szCs w:val="17"/>
        </w:rPr>
        <w:t>p_event_data</w:t>
      </w:r>
      <w:proofErr w:type="spellEnd"/>
      <w:r w:rsidRPr="00AF5A28">
        <w:rPr>
          <w:rFonts w:ascii="Monaco" w:hAnsi="Monaco"/>
          <w:sz w:val="17"/>
          <w:szCs w:val="17"/>
        </w:rPr>
        <w:t>)</w:t>
      </w:r>
    </w:p>
    <w:p w14:paraId="20909A2E"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GATT_DISCOVERY_RESULT_SERVICE_END_HANDLE(</w:t>
      </w:r>
      <w:proofErr w:type="spellStart"/>
      <w:r w:rsidRPr="00AF5A28">
        <w:rPr>
          <w:rFonts w:ascii="Monaco" w:hAnsi="Monaco"/>
          <w:sz w:val="17"/>
          <w:szCs w:val="17"/>
        </w:rPr>
        <w:t>p_event_data</w:t>
      </w:r>
      <w:proofErr w:type="spellEnd"/>
      <w:r w:rsidRPr="00AF5A28">
        <w:rPr>
          <w:rFonts w:ascii="Monaco" w:hAnsi="Monaco"/>
          <w:sz w:val="17"/>
          <w:szCs w:val="17"/>
        </w:rPr>
        <w:t>)</w:t>
      </w:r>
    </w:p>
    <w:p w14:paraId="5C154CC7" w14:textId="77D027D5"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GATT_DISCOVERY_RESULT_SERVICE_UUID_LEN(</w:t>
      </w:r>
      <w:proofErr w:type="spellStart"/>
      <w:r w:rsidRPr="00AF5A28">
        <w:rPr>
          <w:rFonts w:ascii="Monaco" w:hAnsi="Monaco"/>
          <w:sz w:val="17"/>
          <w:szCs w:val="17"/>
        </w:rPr>
        <w:t>p_event_data</w:t>
      </w:r>
      <w:proofErr w:type="spellEnd"/>
      <w:r w:rsidRPr="00AF5A28">
        <w:rPr>
          <w:rFonts w:ascii="Monaco" w:hAnsi="Monaco"/>
          <w:sz w:val="17"/>
          <w:szCs w:val="17"/>
        </w:rPr>
        <w:t>) </w:t>
      </w:r>
    </w:p>
    <w:p w14:paraId="07950E7E"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GATT_DISCOVERY_RESULT_SERVICE_UUID16(</w:t>
      </w:r>
      <w:proofErr w:type="spellStart"/>
      <w:r w:rsidRPr="00AF5A28">
        <w:rPr>
          <w:rFonts w:ascii="Monaco" w:hAnsi="Monaco"/>
          <w:sz w:val="17"/>
          <w:szCs w:val="17"/>
        </w:rPr>
        <w:t>p_event_data</w:t>
      </w:r>
      <w:proofErr w:type="spellEnd"/>
      <w:r w:rsidRPr="00AF5A28">
        <w:rPr>
          <w:rFonts w:ascii="Monaco" w:hAnsi="Monaco"/>
          <w:sz w:val="17"/>
          <w:szCs w:val="17"/>
        </w:rPr>
        <w:t>)</w:t>
      </w:r>
    </w:p>
    <w:p w14:paraId="18087C8B"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GATT_DISCOVERY_RESULT_SERVICE_UUID32(</w:t>
      </w:r>
      <w:proofErr w:type="spellStart"/>
      <w:r w:rsidRPr="00AF5A28">
        <w:rPr>
          <w:rFonts w:ascii="Monaco" w:hAnsi="Monaco"/>
          <w:sz w:val="17"/>
          <w:szCs w:val="17"/>
        </w:rPr>
        <w:t>p_event_data</w:t>
      </w:r>
      <w:proofErr w:type="spellEnd"/>
      <w:r w:rsidRPr="00AF5A28">
        <w:rPr>
          <w:rFonts w:ascii="Monaco" w:hAnsi="Monaco"/>
          <w:sz w:val="17"/>
          <w:szCs w:val="17"/>
        </w:rPr>
        <w:t>) </w:t>
      </w:r>
    </w:p>
    <w:p w14:paraId="19B8E570"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GATT_DISCOVERY_RESULT_SERVICE_UUID128(</w:t>
      </w:r>
      <w:proofErr w:type="spellStart"/>
      <w:r w:rsidRPr="00AF5A28">
        <w:rPr>
          <w:rFonts w:ascii="Monaco" w:hAnsi="Monaco"/>
          <w:sz w:val="17"/>
          <w:szCs w:val="17"/>
        </w:rPr>
        <w:t>p_event_data</w:t>
      </w:r>
      <w:proofErr w:type="spellEnd"/>
      <w:r w:rsidRPr="00AF5A28">
        <w:rPr>
          <w:rFonts w:ascii="Monaco" w:hAnsi="Monaco"/>
          <w:sz w:val="17"/>
          <w:szCs w:val="17"/>
        </w:rPr>
        <w:t>)</w:t>
      </w:r>
    </w:p>
    <w:p w14:paraId="78A1888C" w14:textId="77777777" w:rsidR="0076256A" w:rsidRDefault="0076256A" w:rsidP="00EF1BEE">
      <w:pPr>
        <w:keepNext/>
        <w:spacing w:after="0"/>
        <w:ind w:left="720"/>
        <w:rPr>
          <w:rFonts w:ascii="Monaco" w:hAnsi="Monaco"/>
          <w:color w:val="4E9072"/>
          <w:sz w:val="17"/>
          <w:szCs w:val="17"/>
        </w:rPr>
      </w:pPr>
    </w:p>
    <w:p w14:paraId="5C066292" w14:textId="02AB171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Discovery type: GATT_DISCOVER_CHARACTERISTIC_DESCRIPTORS */</w:t>
      </w:r>
    </w:p>
    <w:p w14:paraId="65621F6D"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GATT_DISCOVERY_RESULT_CHARACTERISTIC_DESCRIPTOR_UUID_LEN(p_event_data)   </w:t>
      </w:r>
    </w:p>
    <w:p w14:paraId="7753F0B3"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GATT_DISCOVERY_RESULT_CHARACTERISTIC_DESCRIPTOR_UUID16(p_event_data)     </w:t>
      </w:r>
    </w:p>
    <w:p w14:paraId="15837344"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GATT_DISCOVERY_RESULT_CHARACTERISTIC_DESCRIPTOR_UUID32(p_event_data)     </w:t>
      </w:r>
    </w:p>
    <w:p w14:paraId="16DFC3CC"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GATT_DISCOVERY_RESULT_CHARACTERISTIC_DESCRIPTOR_UUID128(p_event_data)     </w:t>
      </w:r>
    </w:p>
    <w:p w14:paraId="0DF3DED2"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GATT_DISCOVERY_RESULT_CHARACTERISTIC_DESCRIPTOR_VALUE_HANDLE(p_event_data) </w:t>
      </w:r>
    </w:p>
    <w:p w14:paraId="4D661D32" w14:textId="77777777" w:rsidR="00AF5A28" w:rsidRPr="00AF5A28" w:rsidRDefault="00AF5A28" w:rsidP="00EF1BEE">
      <w:pPr>
        <w:keepNext/>
        <w:spacing w:after="0"/>
        <w:ind w:left="720"/>
        <w:rPr>
          <w:rFonts w:ascii="Monaco" w:hAnsi="Monaco"/>
          <w:sz w:val="17"/>
          <w:szCs w:val="17"/>
        </w:rPr>
      </w:pPr>
    </w:p>
    <w:p w14:paraId="617ADA8F" w14:textId="77777777" w:rsidR="00AF5A28" w:rsidRPr="00AF5A28" w:rsidRDefault="00AF5A28" w:rsidP="00EF1BEE">
      <w:pPr>
        <w:keepNext/>
        <w:spacing w:after="0"/>
        <w:ind w:left="720"/>
        <w:rPr>
          <w:rFonts w:ascii="Monaco" w:hAnsi="Monaco"/>
          <w:color w:val="4E9072"/>
          <w:sz w:val="17"/>
          <w:szCs w:val="17"/>
        </w:rPr>
      </w:pPr>
      <w:r w:rsidRPr="00AF5A28">
        <w:rPr>
          <w:rFonts w:ascii="Monaco" w:hAnsi="Monaco"/>
          <w:color w:val="4E9072"/>
          <w:sz w:val="17"/>
          <w:szCs w:val="17"/>
        </w:rPr>
        <w:t>/* Discovery type: GATT_DISCOVER_CHARACTERISTICS */</w:t>
      </w:r>
    </w:p>
    <w:p w14:paraId="29956246"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GATT_DISCOVERY_RESULT_CHARACTERISTIC_VALUE_HANDLE(</w:t>
      </w:r>
      <w:proofErr w:type="spellStart"/>
      <w:r w:rsidRPr="00AF5A28">
        <w:rPr>
          <w:rFonts w:ascii="Monaco" w:hAnsi="Monaco"/>
          <w:sz w:val="17"/>
          <w:szCs w:val="17"/>
        </w:rPr>
        <w:t>p_event_data</w:t>
      </w:r>
      <w:proofErr w:type="spellEnd"/>
      <w:r w:rsidRPr="00AF5A28">
        <w:rPr>
          <w:rFonts w:ascii="Monaco" w:hAnsi="Monaco"/>
          <w:sz w:val="17"/>
          <w:szCs w:val="17"/>
        </w:rPr>
        <w:t xml:space="preserve">)       </w:t>
      </w:r>
    </w:p>
    <w:p w14:paraId="750ECD88"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GATT_DISCOVERY_RESULT_CHARACTERISTIC_UUID_LEN(</w:t>
      </w:r>
      <w:proofErr w:type="spellStart"/>
      <w:r w:rsidRPr="00AF5A28">
        <w:rPr>
          <w:rFonts w:ascii="Monaco" w:hAnsi="Monaco"/>
          <w:sz w:val="17"/>
          <w:szCs w:val="17"/>
        </w:rPr>
        <w:t>p_event_data</w:t>
      </w:r>
      <w:proofErr w:type="spellEnd"/>
      <w:r w:rsidRPr="00AF5A28">
        <w:rPr>
          <w:rFonts w:ascii="Monaco" w:hAnsi="Monaco"/>
          <w:sz w:val="17"/>
          <w:szCs w:val="17"/>
        </w:rPr>
        <w:t xml:space="preserve">) </w:t>
      </w:r>
    </w:p>
    <w:p w14:paraId="323834B7"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GATT_DISCOVERY_RESULT_CHARACTERISTIC_UUID16(</w:t>
      </w:r>
      <w:proofErr w:type="spellStart"/>
      <w:r w:rsidRPr="00AF5A28">
        <w:rPr>
          <w:rFonts w:ascii="Monaco" w:hAnsi="Monaco"/>
          <w:sz w:val="17"/>
          <w:szCs w:val="17"/>
        </w:rPr>
        <w:t>p_event_data</w:t>
      </w:r>
      <w:proofErr w:type="spellEnd"/>
      <w:r w:rsidRPr="00AF5A28">
        <w:rPr>
          <w:rFonts w:ascii="Monaco" w:hAnsi="Monaco"/>
          <w:sz w:val="17"/>
          <w:szCs w:val="17"/>
        </w:rPr>
        <w:t xml:space="preserve">)   </w:t>
      </w:r>
    </w:p>
    <w:p w14:paraId="0B5312EE" w14:textId="77777777" w:rsidR="00AF5A28" w:rsidRPr="00AF5A28" w:rsidRDefault="00AF5A28" w:rsidP="00EF1BEE">
      <w:pPr>
        <w:keepNext/>
        <w:spacing w:after="0"/>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GATT_DISCOVERY_RESULT_CHARACTERISTIC_UUID32(</w:t>
      </w:r>
      <w:proofErr w:type="spellStart"/>
      <w:r w:rsidRPr="00AF5A28">
        <w:rPr>
          <w:rFonts w:ascii="Monaco" w:hAnsi="Monaco"/>
          <w:sz w:val="17"/>
          <w:szCs w:val="17"/>
        </w:rPr>
        <w:t>p_event_data</w:t>
      </w:r>
      <w:proofErr w:type="spellEnd"/>
      <w:r w:rsidRPr="00AF5A28">
        <w:rPr>
          <w:rFonts w:ascii="Monaco" w:hAnsi="Monaco"/>
          <w:sz w:val="17"/>
          <w:szCs w:val="17"/>
        </w:rPr>
        <w:t>)  </w:t>
      </w:r>
    </w:p>
    <w:p w14:paraId="532A304B" w14:textId="77777777" w:rsidR="00AF5A28" w:rsidRPr="00AF5A28" w:rsidRDefault="00AF5A28" w:rsidP="00EF1BEE">
      <w:pPr>
        <w:ind w:left="720"/>
        <w:rPr>
          <w:rFonts w:ascii="Monaco" w:hAnsi="Monaco"/>
          <w:sz w:val="17"/>
          <w:szCs w:val="17"/>
        </w:rPr>
      </w:pPr>
      <w:r w:rsidRPr="00AF5A28">
        <w:rPr>
          <w:rFonts w:ascii="Monaco" w:hAnsi="Monaco"/>
          <w:color w:val="931A68"/>
          <w:sz w:val="17"/>
          <w:szCs w:val="17"/>
        </w:rPr>
        <w:t>#define</w:t>
      </w:r>
      <w:r w:rsidRPr="00AF5A28">
        <w:rPr>
          <w:rFonts w:ascii="Monaco" w:hAnsi="Monaco"/>
          <w:sz w:val="17"/>
          <w:szCs w:val="17"/>
        </w:rPr>
        <w:t xml:space="preserve"> GATT_DISCOVERY_RESULT_CHARACTERISTIC_UUID128(</w:t>
      </w:r>
      <w:proofErr w:type="spellStart"/>
      <w:r w:rsidRPr="00AF5A28">
        <w:rPr>
          <w:rFonts w:ascii="Monaco" w:hAnsi="Monaco"/>
          <w:sz w:val="17"/>
          <w:szCs w:val="17"/>
        </w:rPr>
        <w:t>p_event_data</w:t>
      </w:r>
      <w:proofErr w:type="spellEnd"/>
      <w:r w:rsidRPr="00AF5A28">
        <w:rPr>
          <w:rFonts w:ascii="Monaco" w:hAnsi="Monaco"/>
          <w:sz w:val="17"/>
          <w:szCs w:val="17"/>
        </w:rPr>
        <w:t>) </w:t>
      </w:r>
    </w:p>
    <w:p w14:paraId="66F75115" w14:textId="7DC666D1" w:rsidR="004135DB" w:rsidRDefault="004135DB" w:rsidP="00AF5A28">
      <w:r>
        <w:t xml:space="preserve">There really should be a macro called </w:t>
      </w:r>
      <w:r w:rsidR="0075270D" w:rsidRPr="00AF5A28">
        <w:rPr>
          <w:rFonts w:ascii="Monaco" w:hAnsi="Monaco"/>
          <w:sz w:val="17"/>
          <w:szCs w:val="17"/>
        </w:rPr>
        <w:t>GATT_DISCOVERY_RESULT_CHARACTERISTIC_HANDLE</w:t>
      </w:r>
      <w:r w:rsidR="0075270D">
        <w:rPr>
          <w:rFonts w:ascii="Monaco" w:hAnsi="Monaco"/>
          <w:sz w:val="17"/>
          <w:szCs w:val="17"/>
        </w:rPr>
        <w:t xml:space="preserve"> </w:t>
      </w:r>
      <w:r w:rsidR="0075270D" w:rsidRPr="0075270D">
        <w:t xml:space="preserve">but for some reason, it isn't in WICED (yet). </w:t>
      </w:r>
      <w:r w:rsidR="0075270D">
        <w:t>Therefore, when you want to get a Characteristic's Handle during Characteristic Discovery in your callback, you will have to use something like this:</w:t>
      </w:r>
    </w:p>
    <w:p w14:paraId="3F636CA4" w14:textId="2BF3D78F" w:rsidR="0075270D" w:rsidRDefault="0075270D" w:rsidP="0075270D">
      <w:pPr>
        <w:ind w:left="720"/>
        <w:rPr>
          <w:rFonts w:ascii="Courier New" w:hAnsi="Courier New" w:cs="Courier New"/>
          <w:sz w:val="16"/>
        </w:rPr>
      </w:pPr>
      <w:r w:rsidRPr="0075270D">
        <w:rPr>
          <w:rFonts w:ascii="Courier New" w:hAnsi="Courier New" w:cs="Courier New"/>
          <w:sz w:val="16"/>
        </w:rPr>
        <w:t>p_data-&gt;discovery_result.discovery_data.characteristic_declaration.handle</w:t>
      </w:r>
    </w:p>
    <w:p w14:paraId="6DCB42DA" w14:textId="4944943A" w:rsidR="00AF5A28" w:rsidRDefault="00AF5A28" w:rsidP="00AF5A28">
      <w:r>
        <w:t xml:space="preserve">When the discovery is complete you will get one more </w:t>
      </w:r>
      <w:r w:rsidR="0047379B">
        <w:t>GATT</w:t>
      </w:r>
      <w:r>
        <w:t xml:space="preserve"> callback with the event type set to </w:t>
      </w:r>
      <w:r w:rsidRPr="00AF5A28">
        <w:t>GATT_DISCOVERY_CPLT_EVT</w:t>
      </w:r>
      <w:r>
        <w:t>.</w:t>
      </w:r>
      <w:r w:rsidR="00AB40BD">
        <w:t xml:space="preserve">  </w:t>
      </w:r>
    </w:p>
    <w:p w14:paraId="44F5D1FB" w14:textId="3FBE7983" w:rsidR="00C0406C" w:rsidRPr="009C53FD" w:rsidRDefault="00AB40BD">
      <w:r>
        <w:lastRenderedPageBreak/>
        <w:t xml:space="preserve">Your firmware would typically be a state machine that would sequence through the Service, Characteristic and Descriptor discoveries as the </w:t>
      </w:r>
      <w:r w:rsidRPr="00AF5A28">
        <w:t>GATT_DISCOVERY_CPLT_EVT</w:t>
      </w:r>
      <w:r>
        <w:t xml:space="preserve"> is completed.</w:t>
      </w:r>
    </w:p>
    <w:p w14:paraId="41548F06" w14:textId="5C18F82E" w:rsidR="005C2ED9" w:rsidRDefault="005C2ED9" w:rsidP="007138BF">
      <w:pPr>
        <w:pStyle w:val="Heading1"/>
      </w:pPr>
      <w:bookmarkStart w:id="37" w:name="_Toc530072155"/>
      <w:r>
        <w:t>Running a GATT Server</w:t>
      </w:r>
      <w:bookmarkEnd w:id="37"/>
    </w:p>
    <w:p w14:paraId="1DE20DDC" w14:textId="7669E07D" w:rsidR="0047379B" w:rsidRDefault="0047379B" w:rsidP="0047379B">
      <w:r>
        <w:t xml:space="preserve">Although somewhat uncommon, there is no reason why a BLE Central cannot run a GATT Server.  In other words, all combinations of </w:t>
      </w:r>
      <w:r w:rsidR="00C0406C">
        <w:t xml:space="preserve">GAP </w:t>
      </w:r>
      <w:r>
        <w:t>Peripheral/Central and GATT Server/Client are legal.  An example of this might be a TV that has a BLE remote control.  Recall that the device that needs to save power is always the Peripheral, in this case the Remote Control.  However, the TV is the thing being controlled, so it would have the GATT database</w:t>
      </w:r>
      <w:r w:rsidR="00C0406C">
        <w:t xml:space="preserve"> remembering things like channel, volume, etc</w:t>
      </w:r>
      <w:r>
        <w:t>.</w:t>
      </w:r>
    </w:p>
    <w:p w14:paraId="1690AC4A" w14:textId="472E49A3" w:rsidR="004212A2" w:rsidRPr="0047379B" w:rsidRDefault="004212A2" w:rsidP="0047379B">
      <w:r>
        <w:t>The firmware that you write on a Central to run a GATT database is EXACTLY the same as on a Peripheral.</w:t>
      </w:r>
    </w:p>
    <w:p w14:paraId="51FB8C0D" w14:textId="77777777" w:rsidR="00EF1BEE" w:rsidRDefault="00EF1BEE">
      <w:pPr>
        <w:rPr>
          <w:rFonts w:eastAsia="Times New Roman"/>
          <w:b/>
          <w:bCs/>
          <w:color w:val="1F4E79" w:themeColor="accent1" w:themeShade="80"/>
          <w:sz w:val="28"/>
          <w:szCs w:val="28"/>
        </w:rPr>
      </w:pPr>
      <w:r>
        <w:br w:type="page"/>
      </w:r>
    </w:p>
    <w:p w14:paraId="6B0BBD38" w14:textId="6776C1F4" w:rsidR="00AF5D4E" w:rsidRDefault="00AF5D4E" w:rsidP="007138BF">
      <w:pPr>
        <w:pStyle w:val="Heading1"/>
      </w:pPr>
      <w:bookmarkStart w:id="38" w:name="_Toc530072156"/>
      <w:r>
        <w:lastRenderedPageBreak/>
        <w:t>Exercises</w:t>
      </w:r>
      <w:bookmarkEnd w:id="38"/>
    </w:p>
    <w:p w14:paraId="1015A6CD" w14:textId="14679025" w:rsidR="00AE71B6" w:rsidRDefault="00E56059" w:rsidP="00E56059">
      <w:r>
        <w:t xml:space="preserve">To do </w:t>
      </w:r>
      <w:r w:rsidR="0041114C">
        <w:t>the</w:t>
      </w:r>
      <w:r>
        <w:t xml:space="preserve"> exercise</w:t>
      </w:r>
      <w:r w:rsidR="0041114C">
        <w:t>s</w:t>
      </w:r>
      <w:r>
        <w:t xml:space="preserve"> </w:t>
      </w:r>
      <w:r w:rsidR="0041114C">
        <w:t xml:space="preserve">you </w:t>
      </w:r>
      <w:r>
        <w:t>will require two development kits</w:t>
      </w:r>
      <w:r w:rsidR="0041114C">
        <w:t xml:space="preserve"> – one to act as a Client and one to act as a</w:t>
      </w:r>
      <w:r>
        <w:t xml:space="preserve"> Peripheral</w:t>
      </w:r>
      <w:r w:rsidR="0041114C">
        <w:t xml:space="preserve"> that you can scan for and connect to. The </w:t>
      </w:r>
      <w:r w:rsidR="00A0792D">
        <w:t>P</w:t>
      </w:r>
      <w:r w:rsidR="0041114C">
        <w:t>eripheral</w:t>
      </w:r>
      <w:r w:rsidR="00A0792D">
        <w:t xml:space="preserve"> will be programmed with </w:t>
      </w:r>
      <w:r>
        <w:t xml:space="preserve">the firmware from </w:t>
      </w:r>
      <w:r w:rsidR="00A0792D">
        <w:t xml:space="preserve">Chapter 4B Exercise </w:t>
      </w:r>
      <w:r w:rsidR="00316C2D">
        <w:t>0</w:t>
      </w:r>
      <w:r w:rsidR="00A0792D">
        <w:t xml:space="preserve">3 (pairing) or Chapter 4C Exercise </w:t>
      </w:r>
      <w:r w:rsidR="00316C2D">
        <w:t>02</w:t>
      </w:r>
      <w:r w:rsidR="00A0792D">
        <w:t xml:space="preserve"> (advertise manufacturer's data)</w:t>
      </w:r>
      <w:r>
        <w:t>.</w:t>
      </w:r>
    </w:p>
    <w:p w14:paraId="44521D76" w14:textId="62128B68" w:rsidR="00C246B3" w:rsidRDefault="005C2ED9" w:rsidP="00A520F0">
      <w:pPr>
        <w:pStyle w:val="Exercise"/>
      </w:pPr>
      <w:bookmarkStart w:id="39" w:name="_Toc530072157"/>
      <w:r>
        <w:t xml:space="preserve">Make an </w:t>
      </w:r>
      <w:r w:rsidR="00744634">
        <w:t>Observer</w:t>
      </w:r>
      <w:bookmarkEnd w:id="39"/>
    </w:p>
    <w:p w14:paraId="7773FE4E" w14:textId="3FD40E4C" w:rsidR="00093AAE" w:rsidRPr="00093AAE" w:rsidRDefault="00D85EC4" w:rsidP="00093AAE">
      <w:r>
        <w:t xml:space="preserve">In this exercise you will build an observer that </w:t>
      </w:r>
      <w:r w:rsidR="00093AAE">
        <w:t>will listen to all the BLE devices that are broadcasting</w:t>
      </w:r>
      <w:r>
        <w:t xml:space="preserve"> and will</w:t>
      </w:r>
      <w:r w:rsidR="00093AAE">
        <w:t xml:space="preserve"> print out the BD Address of each device</w:t>
      </w:r>
      <w:r>
        <w:t xml:space="preserve"> that it finds</w:t>
      </w:r>
      <w:r w:rsidR="00093AAE">
        <w:t xml:space="preserve">. To </w:t>
      </w:r>
      <w:r>
        <w:t>create</w:t>
      </w:r>
      <w:r w:rsidR="00093AAE">
        <w:t xml:space="preserve"> this </w:t>
      </w:r>
      <w:r>
        <w:t>project,</w:t>
      </w:r>
      <w:r w:rsidR="00093AAE">
        <w:t xml:space="preserve"> follow these steps:</w:t>
      </w:r>
    </w:p>
    <w:p w14:paraId="125FE0D6" w14:textId="31A012E1" w:rsidR="006525CE" w:rsidRDefault="006525CE" w:rsidP="00D85EC4">
      <w:pPr>
        <w:pStyle w:val="ListParagraph"/>
        <w:numPr>
          <w:ilvl w:val="0"/>
          <w:numId w:val="15"/>
        </w:numPr>
      </w:pPr>
      <w:r>
        <w:t>Begin by programming your kit with the Peripheral from Chapter 4B Exercise 3</w:t>
      </w:r>
      <w:r w:rsidR="001B7246">
        <w:t xml:space="preserve"> (pairing)</w:t>
      </w:r>
      <w:r>
        <w:t>.</w:t>
      </w:r>
    </w:p>
    <w:p w14:paraId="16705D6C" w14:textId="1AAD88ED" w:rsidR="006525CE" w:rsidRDefault="006525CE" w:rsidP="006525CE">
      <w:pPr>
        <w:pStyle w:val="ListParagraph"/>
        <w:numPr>
          <w:ilvl w:val="1"/>
          <w:numId w:val="15"/>
        </w:numPr>
      </w:pPr>
      <w:r>
        <w:t>Hint: If you did not complete that exercise, you can copy it from the solution projects, but make sure you change the device name in ex0</w:t>
      </w:r>
      <w:r w:rsidR="002B49BF">
        <w:t>3</w:t>
      </w:r>
      <w:r>
        <w:t>_ble_</w:t>
      </w:r>
      <w:r w:rsidR="002B49BF">
        <w:t>pair</w:t>
      </w:r>
      <w:r>
        <w:t xml:space="preserve">.c and </w:t>
      </w:r>
      <w:proofErr w:type="spellStart"/>
      <w:r>
        <w:t>wiced_bt_cfg.c</w:t>
      </w:r>
      <w:proofErr w:type="spellEnd"/>
      <w:r>
        <w:t xml:space="preserve"> to use your initials so that you will be able to find it.</w:t>
      </w:r>
    </w:p>
    <w:p w14:paraId="0AB19638" w14:textId="0E87995F" w:rsidR="006525CE" w:rsidRDefault="006525CE" w:rsidP="00D85EC4">
      <w:pPr>
        <w:pStyle w:val="ListParagraph"/>
        <w:numPr>
          <w:ilvl w:val="0"/>
          <w:numId w:val="15"/>
        </w:numPr>
      </w:pPr>
      <w:r>
        <w:t>Unplug your Peripheral so that you don't accidentally re-program it with the Central project.</w:t>
      </w:r>
    </w:p>
    <w:p w14:paraId="031385F7" w14:textId="4A892917" w:rsidR="006525CE" w:rsidRDefault="006525CE" w:rsidP="00D85EC4">
      <w:pPr>
        <w:pStyle w:val="ListParagraph"/>
        <w:numPr>
          <w:ilvl w:val="0"/>
          <w:numId w:val="15"/>
        </w:numPr>
      </w:pPr>
      <w:r>
        <w:t>Get a 2</w:t>
      </w:r>
      <w:r w:rsidRPr="006525CE">
        <w:rPr>
          <w:vertAlign w:val="superscript"/>
        </w:rPr>
        <w:t>nd</w:t>
      </w:r>
      <w:r>
        <w:t xml:space="preserve"> kit from an instructor. You will program this kit with the Central project that you create. </w:t>
      </w:r>
      <w:del w:id="40" w:author="Richa Dham" w:date="2018-12-20T16:24:00Z">
        <w:r w:rsidDel="00E50187">
          <w:delText>Note that the Central does NOT need a WBT101 shield – just the base board.</w:delText>
        </w:r>
      </w:del>
    </w:p>
    <w:p w14:paraId="7B97A357" w14:textId="00791CF2" w:rsidR="00744634" w:rsidRDefault="00BC1273" w:rsidP="00D85EC4">
      <w:pPr>
        <w:pStyle w:val="ListParagraph"/>
        <w:numPr>
          <w:ilvl w:val="0"/>
          <w:numId w:val="15"/>
        </w:numPr>
      </w:pPr>
      <w:r>
        <w:t xml:space="preserve">Run BT designer and make a project with no </w:t>
      </w:r>
      <w:r w:rsidR="0007064A">
        <w:t>GATT</w:t>
      </w:r>
      <w:r>
        <w:t xml:space="preserve"> database</w:t>
      </w:r>
      <w:r w:rsidR="00D85EC4">
        <w:t>. Use the name ex01_</w:t>
      </w:r>
      <w:r w:rsidR="00E7276F">
        <w:t>observ</w:t>
      </w:r>
      <w:r w:rsidR="00D85EC4">
        <w:t>er</w:t>
      </w:r>
      <w:r w:rsidR="00E83593">
        <w:t>.</w:t>
      </w:r>
    </w:p>
    <w:p w14:paraId="74834092" w14:textId="43298B4E" w:rsidR="00E83593" w:rsidRDefault="00E83593" w:rsidP="00E83593">
      <w:pPr>
        <w:pStyle w:val="ListParagraph"/>
        <w:numPr>
          <w:ilvl w:val="1"/>
          <w:numId w:val="15"/>
        </w:numPr>
      </w:pPr>
      <w:r>
        <w:t>Hint: Once the project is created, you can move it to a new folder called "ch04d". This will allow you to keep the projects organized.</w:t>
      </w:r>
    </w:p>
    <w:p w14:paraId="2BD20D99" w14:textId="6A26C5E9" w:rsidR="00E83593" w:rsidRDefault="00E83593" w:rsidP="00E83593">
      <w:pPr>
        <w:pStyle w:val="ListParagraph"/>
        <w:numPr>
          <w:ilvl w:val="1"/>
          <w:numId w:val="15"/>
        </w:numPr>
      </w:pPr>
      <w:r>
        <w:t>Hint: Update the Make Target for the new folder location and to add BT_DEVICE_ADDRESS=random.</w:t>
      </w:r>
    </w:p>
    <w:p w14:paraId="57E8CCE7" w14:textId="67DF0BDC" w:rsidR="0091016A" w:rsidRDefault="0091016A" w:rsidP="00E83593">
      <w:pPr>
        <w:pStyle w:val="ListParagraph"/>
        <w:numPr>
          <w:ilvl w:val="0"/>
          <w:numId w:val="15"/>
        </w:numPr>
      </w:pPr>
      <w:r>
        <w:t xml:space="preserve">Change the UART </w:t>
      </w:r>
      <w:r w:rsidR="0000023A">
        <w:t xml:space="preserve">to print to </w:t>
      </w:r>
      <w:r w:rsidR="0000023A" w:rsidRPr="0000023A">
        <w:t>WICED_ROUTE_DEBUG_TO_PUART</w:t>
      </w:r>
      <w:r w:rsidR="0000023A">
        <w:t>.</w:t>
      </w:r>
    </w:p>
    <w:p w14:paraId="644851D0" w14:textId="71A812DE" w:rsidR="00BC1273" w:rsidRDefault="007F1715" w:rsidP="00E83593">
      <w:pPr>
        <w:pStyle w:val="ListParagraph"/>
        <w:numPr>
          <w:ilvl w:val="0"/>
          <w:numId w:val="15"/>
        </w:numPr>
      </w:pPr>
      <w:r>
        <w:t>Delete the advertising functions and function calls</w:t>
      </w:r>
      <w:r w:rsidR="00D15966">
        <w:t>.</w:t>
      </w:r>
    </w:p>
    <w:p w14:paraId="26F80E9C" w14:textId="7C7E61BC" w:rsidR="007F1715" w:rsidRDefault="007F1715" w:rsidP="00D15966">
      <w:pPr>
        <w:pStyle w:val="ListParagraph"/>
        <w:numPr>
          <w:ilvl w:val="0"/>
          <w:numId w:val="15"/>
        </w:numPr>
      </w:pPr>
      <w:r>
        <w:t>Make a function to process the scanned advertising packets</w:t>
      </w:r>
      <w:r w:rsidR="00B11060">
        <w:t xml:space="preserve"> which just prints out the BD Address of the remote</w:t>
      </w:r>
      <w:r w:rsidR="00093AAE">
        <w:t xml:space="preserve">.  This function </w:t>
      </w:r>
      <w:r w:rsidR="00105BFC">
        <w:t xml:space="preserve">declaration </w:t>
      </w:r>
      <w:r w:rsidR="00093AAE">
        <w:t xml:space="preserve">should </w:t>
      </w:r>
      <w:r w:rsidR="00105BFC">
        <w:t>look like this</w:t>
      </w:r>
      <w:r w:rsidR="00093AAE">
        <w:t>:</w:t>
      </w:r>
    </w:p>
    <w:p w14:paraId="32A46936" w14:textId="51B4D254" w:rsidR="00171F45" w:rsidRPr="00105BFC" w:rsidRDefault="00171F45" w:rsidP="00105BFC">
      <w:pPr>
        <w:ind w:left="720"/>
        <w:rPr>
          <w:rFonts w:ascii="Courier New" w:hAnsi="Courier New" w:cs="Courier New"/>
          <w:color w:val="006141"/>
          <w:sz w:val="16"/>
          <w:szCs w:val="17"/>
        </w:rPr>
      </w:pPr>
      <w:r w:rsidRPr="00105BFC">
        <w:rPr>
          <w:rFonts w:ascii="Courier New" w:hAnsi="Courier New" w:cs="Courier New"/>
          <w:color w:val="931A68"/>
          <w:sz w:val="16"/>
          <w:szCs w:val="17"/>
        </w:rPr>
        <w:t>void</w:t>
      </w:r>
      <w:r w:rsidRPr="00105BFC">
        <w:rPr>
          <w:rFonts w:ascii="Courier New" w:hAnsi="Courier New" w:cs="Courier New"/>
          <w:color w:val="000000"/>
          <w:sz w:val="16"/>
          <w:szCs w:val="17"/>
        </w:rPr>
        <w:t xml:space="preserve"> </w:t>
      </w:r>
      <w:proofErr w:type="spellStart"/>
      <w:r w:rsidR="00105BFC">
        <w:rPr>
          <w:rFonts w:ascii="Courier New" w:hAnsi="Courier New" w:cs="Courier New"/>
          <w:color w:val="006141"/>
          <w:sz w:val="16"/>
          <w:szCs w:val="17"/>
        </w:rPr>
        <w:t>myScanCallback</w:t>
      </w:r>
      <w:proofErr w:type="spellEnd"/>
      <w:r w:rsidRPr="00105BFC">
        <w:rPr>
          <w:rFonts w:ascii="Courier New" w:hAnsi="Courier New" w:cs="Courier New"/>
          <w:color w:val="000000"/>
          <w:sz w:val="16"/>
          <w:szCs w:val="17"/>
        </w:rPr>
        <w:t xml:space="preserve"> (</w:t>
      </w:r>
      <w:proofErr w:type="spellStart"/>
      <w:r w:rsidRPr="00105BFC">
        <w:rPr>
          <w:rFonts w:ascii="Courier New" w:hAnsi="Courier New" w:cs="Courier New"/>
          <w:color w:val="006141"/>
          <w:sz w:val="16"/>
          <w:szCs w:val="17"/>
        </w:rPr>
        <w:t>wiced_bt_ble_scan_results_t</w:t>
      </w:r>
      <w:proofErr w:type="spellEnd"/>
      <w:r w:rsidRPr="00105BFC">
        <w:rPr>
          <w:rFonts w:ascii="Courier New" w:hAnsi="Courier New" w:cs="Courier New"/>
          <w:color w:val="000000"/>
          <w:sz w:val="16"/>
          <w:szCs w:val="17"/>
        </w:rPr>
        <w:t xml:space="preserve"> *</w:t>
      </w:r>
      <w:proofErr w:type="spellStart"/>
      <w:r w:rsidRPr="00105BFC">
        <w:rPr>
          <w:rFonts w:ascii="Courier New" w:hAnsi="Courier New" w:cs="Courier New"/>
          <w:color w:val="000000"/>
          <w:sz w:val="16"/>
          <w:szCs w:val="17"/>
        </w:rPr>
        <w:t>p_scan_result</w:t>
      </w:r>
      <w:proofErr w:type="spellEnd"/>
      <w:r w:rsidRPr="00105BFC">
        <w:rPr>
          <w:rFonts w:ascii="Courier New" w:hAnsi="Courier New" w:cs="Courier New"/>
          <w:color w:val="000000"/>
          <w:sz w:val="16"/>
          <w:szCs w:val="17"/>
        </w:rPr>
        <w:t xml:space="preserve">, </w:t>
      </w:r>
      <w:r w:rsidRPr="00105BFC">
        <w:rPr>
          <w:rFonts w:ascii="Courier New" w:hAnsi="Courier New" w:cs="Courier New"/>
          <w:color w:val="006141"/>
          <w:sz w:val="16"/>
          <w:szCs w:val="17"/>
        </w:rPr>
        <w:t>uint8_t</w:t>
      </w:r>
      <w:r w:rsidRPr="00105BFC">
        <w:rPr>
          <w:rFonts w:ascii="Courier New" w:hAnsi="Courier New" w:cs="Courier New"/>
          <w:color w:val="000000"/>
          <w:sz w:val="16"/>
          <w:szCs w:val="17"/>
        </w:rPr>
        <w:t xml:space="preserve"> *</w:t>
      </w:r>
      <w:proofErr w:type="spellStart"/>
      <w:r w:rsidRPr="00105BFC">
        <w:rPr>
          <w:rFonts w:ascii="Courier New" w:hAnsi="Courier New" w:cs="Courier New"/>
          <w:color w:val="000000"/>
          <w:sz w:val="16"/>
          <w:szCs w:val="17"/>
        </w:rPr>
        <w:t>p_adv_data</w:t>
      </w:r>
      <w:proofErr w:type="spellEnd"/>
      <w:r w:rsidRPr="00105BFC">
        <w:rPr>
          <w:rFonts w:ascii="Courier New" w:hAnsi="Courier New" w:cs="Courier New"/>
          <w:color w:val="000000"/>
          <w:sz w:val="16"/>
          <w:szCs w:val="17"/>
        </w:rPr>
        <w:t>);</w:t>
      </w:r>
    </w:p>
    <w:p w14:paraId="29D8A2E2" w14:textId="79A88E58" w:rsidR="007F1715" w:rsidRDefault="007F319C" w:rsidP="007F319C">
      <w:pPr>
        <w:pStyle w:val="ListParagraph"/>
      </w:pPr>
      <w:r>
        <w:t>Hint: Remember you can use the format code %B in WICED_BT_TRACE to print a BD Address.</w:t>
      </w:r>
    </w:p>
    <w:p w14:paraId="68C55A03" w14:textId="7755D2DB" w:rsidR="00143C13" w:rsidRDefault="00143C13" w:rsidP="00143C13">
      <w:pPr>
        <w:pStyle w:val="ListParagraph"/>
        <w:numPr>
          <w:ilvl w:val="0"/>
          <w:numId w:val="15"/>
        </w:numPr>
      </w:pPr>
      <w:r>
        <w:t xml:space="preserve">Add a call to </w:t>
      </w:r>
      <w:proofErr w:type="spellStart"/>
      <w:r>
        <w:t>wiced_bt_ble_scan</w:t>
      </w:r>
      <w:proofErr w:type="spellEnd"/>
      <w:r>
        <w:t xml:space="preserve"> in the BTM_ENABLED event with a function pointer to your advertiser processor function. Enable filtering so that each new device only shows up once – otherwise you will see a LOT of packets from everyone's Peripheral.</w:t>
      </w:r>
    </w:p>
    <w:p w14:paraId="2EC1CF8C" w14:textId="13F99492" w:rsidR="00D15966" w:rsidRDefault="00093AAE" w:rsidP="00D15966">
      <w:pPr>
        <w:pStyle w:val="ListParagraph"/>
        <w:numPr>
          <w:ilvl w:val="0"/>
          <w:numId w:val="15"/>
        </w:numPr>
      </w:pPr>
      <w:r>
        <w:t>Build and Program</w:t>
      </w:r>
      <w:r w:rsidR="00D15966">
        <w:t xml:space="preserve"> to your kit.</w:t>
      </w:r>
    </w:p>
    <w:p w14:paraId="11150648" w14:textId="3AB031E6" w:rsidR="00332124" w:rsidRDefault="00332124" w:rsidP="00D15966">
      <w:pPr>
        <w:pStyle w:val="ListParagraph"/>
        <w:numPr>
          <w:ilvl w:val="0"/>
          <w:numId w:val="15"/>
        </w:numPr>
      </w:pPr>
      <w:r>
        <w:t>Open a terminal window.</w:t>
      </w:r>
    </w:p>
    <w:p w14:paraId="588C6831" w14:textId="77777777" w:rsidR="00E64A8F" w:rsidRDefault="00332124" w:rsidP="00D15966">
      <w:pPr>
        <w:pStyle w:val="ListParagraph"/>
        <w:numPr>
          <w:ilvl w:val="0"/>
          <w:numId w:val="15"/>
        </w:numPr>
      </w:pPr>
      <w:r>
        <w:t>Plug in the kit programmed with your Peripheral.</w:t>
      </w:r>
    </w:p>
    <w:p w14:paraId="6A675362" w14:textId="38815D70" w:rsidR="00E64A8F" w:rsidRDefault="00E64A8F" w:rsidP="00D15966">
      <w:pPr>
        <w:pStyle w:val="ListParagraph"/>
        <w:numPr>
          <w:ilvl w:val="0"/>
          <w:numId w:val="15"/>
        </w:numPr>
      </w:pPr>
      <w:r>
        <w:t xml:space="preserve">Open </w:t>
      </w:r>
      <w:proofErr w:type="spellStart"/>
      <w:r>
        <w:t>CySmart</w:t>
      </w:r>
      <w:proofErr w:type="spellEnd"/>
      <w:r>
        <w:t xml:space="preserve"> on your PC or </w:t>
      </w:r>
      <w:r w:rsidR="00652B97">
        <w:t xml:space="preserve">Android </w:t>
      </w:r>
      <w:r>
        <w:t>Phone to find the BD Address of your Peripheral.</w:t>
      </w:r>
      <w:r w:rsidR="00652B97">
        <w:t xml:space="preserve"> You can also look at the UART terminal of the peripheral to find its address.</w:t>
      </w:r>
    </w:p>
    <w:p w14:paraId="46B4F271" w14:textId="531609F1" w:rsidR="00332124" w:rsidRDefault="00332124" w:rsidP="00D15966">
      <w:pPr>
        <w:pStyle w:val="ListParagraph"/>
        <w:numPr>
          <w:ilvl w:val="0"/>
          <w:numId w:val="15"/>
        </w:numPr>
      </w:pPr>
      <w:r>
        <w:t xml:space="preserve">Look for </w:t>
      </w:r>
      <w:r w:rsidR="00E64A8F">
        <w:t>the same</w:t>
      </w:r>
      <w:r w:rsidR="005A4441">
        <w:t xml:space="preserve"> BD Address </w:t>
      </w:r>
      <w:r>
        <w:t>in the list of devices</w:t>
      </w:r>
      <w:r w:rsidR="00F72C89">
        <w:t xml:space="preserve"> printed by your Central</w:t>
      </w:r>
      <w:r>
        <w:t>.</w:t>
      </w:r>
    </w:p>
    <w:p w14:paraId="23D8A52D" w14:textId="068AF51B" w:rsidR="00332124" w:rsidRDefault="00332124" w:rsidP="00744634">
      <w:r>
        <w:t>Questions:</w:t>
      </w:r>
    </w:p>
    <w:p w14:paraId="14AD5128" w14:textId="182B1602" w:rsidR="00904463" w:rsidRDefault="0062470C" w:rsidP="00316C2D">
      <w:pPr>
        <w:pStyle w:val="ListParagraph"/>
        <w:numPr>
          <w:ilvl w:val="0"/>
          <w:numId w:val="16"/>
        </w:numPr>
      </w:pPr>
      <w:bookmarkStart w:id="41" w:name="_Hlk526107761"/>
      <w:r>
        <w:t>What is the cause of “Unhandled Bluetooth Management Event: 0x16 (22)”</w:t>
      </w:r>
      <w:r w:rsidR="00332124">
        <w:t>?</w:t>
      </w:r>
      <w:r>
        <w:t xml:space="preserve"> </w:t>
      </w:r>
      <w:r w:rsidR="00332124">
        <w:t>H</w:t>
      </w:r>
      <w:r>
        <w:t xml:space="preserve">ow </w:t>
      </w:r>
      <w:r w:rsidR="00332124">
        <w:t>could</w:t>
      </w:r>
      <w:r>
        <w:t xml:space="preserve"> you fix </w:t>
      </w:r>
      <w:r w:rsidR="001A6B99">
        <w:t>it</w:t>
      </w:r>
      <w:r>
        <w:t>?</w:t>
      </w:r>
      <w:bookmarkEnd w:id="41"/>
      <w:r w:rsidR="00904463">
        <w:br w:type="page"/>
      </w:r>
    </w:p>
    <w:p w14:paraId="4E05DABE" w14:textId="4B833381" w:rsidR="005C2ED9" w:rsidRDefault="00A92E8C" w:rsidP="00A520F0">
      <w:pPr>
        <w:pStyle w:val="Exercise"/>
      </w:pPr>
      <w:bookmarkStart w:id="42" w:name="_Toc530072158"/>
      <w:r>
        <w:lastRenderedPageBreak/>
        <w:t xml:space="preserve">Read the Device Name </w:t>
      </w:r>
      <w:r w:rsidR="005C2ED9">
        <w:t xml:space="preserve">to show only your </w:t>
      </w:r>
      <w:r w:rsidR="001A6B99">
        <w:t>Peripheral device</w:t>
      </w:r>
      <w:r w:rsidR="00085E21">
        <w:t>'s Info</w:t>
      </w:r>
      <w:bookmarkEnd w:id="42"/>
    </w:p>
    <w:p w14:paraId="6A9FF60E" w14:textId="50602C90" w:rsidR="0034087F" w:rsidRDefault="0034087F" w:rsidP="0062470C">
      <w:r>
        <w:t>In this exercise</w:t>
      </w:r>
      <w:r w:rsidR="00A92E8C">
        <w:t xml:space="preserve"> you will modify the previous exercise so that it examines the advertising packet to find the device name. It will only list your device instead of all devices.</w:t>
      </w:r>
      <w:r w:rsidR="0020724F">
        <w:t xml:space="preserve"> It will also look for the WICED101 Service UUID and Manufacturer's Data.</w:t>
      </w:r>
    </w:p>
    <w:p w14:paraId="77169BA8" w14:textId="13FFA3C7" w:rsidR="00CE23AE" w:rsidRDefault="00CE23AE" w:rsidP="00CE23AE">
      <w:pPr>
        <w:pStyle w:val="ListParagraph"/>
        <w:numPr>
          <w:ilvl w:val="0"/>
          <w:numId w:val="17"/>
        </w:numPr>
      </w:pPr>
      <w:r>
        <w:t>Unplug your Peripheral so that you don't accidentally re-program it.</w:t>
      </w:r>
    </w:p>
    <w:p w14:paraId="513AB38D" w14:textId="2BC53F66" w:rsidR="00466471" w:rsidRDefault="00466471" w:rsidP="00CE23AE">
      <w:pPr>
        <w:pStyle w:val="ListParagraph"/>
        <w:numPr>
          <w:ilvl w:val="0"/>
          <w:numId w:val="17"/>
        </w:numPr>
      </w:pPr>
      <w:r>
        <w:t xml:space="preserve">Copy </w:t>
      </w:r>
      <w:r w:rsidR="001E0ECA">
        <w:t>the previous project</w:t>
      </w:r>
      <w:r>
        <w:t xml:space="preserve"> to ex02_</w:t>
      </w:r>
      <w:r w:rsidR="00975B5B">
        <w:t>observer</w:t>
      </w:r>
      <w:r>
        <w:t>_mydev</w:t>
      </w:r>
      <w:r w:rsidR="00F32486">
        <w:t>.</w:t>
      </w:r>
    </w:p>
    <w:p w14:paraId="5510D14F" w14:textId="76C306AC" w:rsidR="00466471" w:rsidRDefault="00466471" w:rsidP="00466471">
      <w:pPr>
        <w:pStyle w:val="ListParagraph"/>
        <w:numPr>
          <w:ilvl w:val="1"/>
          <w:numId w:val="17"/>
        </w:numPr>
      </w:pPr>
      <w:r>
        <w:t xml:space="preserve">Hint: Don't forget to update the name in all locations including the </w:t>
      </w:r>
      <w:proofErr w:type="spellStart"/>
      <w:r>
        <w:t>makefile</w:t>
      </w:r>
      <w:proofErr w:type="spellEnd"/>
      <w:r>
        <w:t>.</w:t>
      </w:r>
    </w:p>
    <w:p w14:paraId="32E3EF11" w14:textId="0EBB346F" w:rsidR="00CB028C" w:rsidRDefault="00CB028C" w:rsidP="00CB028C">
      <w:pPr>
        <w:pStyle w:val="ListParagraph"/>
        <w:numPr>
          <w:ilvl w:val="0"/>
          <w:numId w:val="17"/>
        </w:numPr>
      </w:pPr>
      <w:r>
        <w:t xml:space="preserve">Change your scanner callback function so that it looks at the advertising packet. Find and print out </w:t>
      </w:r>
      <w:r w:rsidR="009272C2">
        <w:t xml:space="preserve">the BD Address only of </w:t>
      </w:r>
      <w:r>
        <w:t>devices that match your Peripheral's Device Name.</w:t>
      </w:r>
    </w:p>
    <w:p w14:paraId="611F000E" w14:textId="39C0E9EC" w:rsidR="00CB028C" w:rsidRDefault="00CB028C" w:rsidP="00CB028C">
      <w:pPr>
        <w:pStyle w:val="ListParagraph"/>
        <w:numPr>
          <w:ilvl w:val="1"/>
          <w:numId w:val="17"/>
        </w:numPr>
      </w:pPr>
      <w:r>
        <w:t xml:space="preserve">Hint: You can use the function </w:t>
      </w:r>
      <w:proofErr w:type="spellStart"/>
      <w:r w:rsidRPr="00D17386">
        <w:t>wiced_bt_ble_check_advertising_data</w:t>
      </w:r>
      <w:proofErr w:type="spellEnd"/>
      <w:r>
        <w:t xml:space="preserve"> to look at the advertising packet and find fields of type </w:t>
      </w:r>
      <w:proofErr w:type="spellStart"/>
      <w:r w:rsidRPr="00D17386">
        <w:t>wiced_bt_ble_advert_type_t</w:t>
      </w:r>
      <w:proofErr w:type="spellEnd"/>
      <w:r>
        <w:t>.  If there is a field that matches it will return a pointer to those bytes and a length.</w:t>
      </w:r>
    </w:p>
    <w:p w14:paraId="04EB927E" w14:textId="55469C24" w:rsidR="00CB028C" w:rsidRDefault="00CB028C" w:rsidP="00CB028C">
      <w:pPr>
        <w:pStyle w:val="ListParagraph"/>
        <w:numPr>
          <w:ilvl w:val="1"/>
          <w:numId w:val="17"/>
        </w:numPr>
      </w:pPr>
      <w:r>
        <w:t xml:space="preserve">Hint: You can use </w:t>
      </w:r>
      <w:proofErr w:type="spellStart"/>
      <w:r>
        <w:t>strncmp</w:t>
      </w:r>
      <w:proofErr w:type="spellEnd"/>
      <w:r>
        <w:t xml:space="preserve"> (to compare strings) and </w:t>
      </w:r>
      <w:proofErr w:type="spellStart"/>
      <w:r>
        <w:t>memcmp</w:t>
      </w:r>
      <w:proofErr w:type="spellEnd"/>
      <w:r>
        <w:t xml:space="preserve"> (to compare UUIDs) to see if the fields match what you are looking for.</w:t>
      </w:r>
    </w:p>
    <w:p w14:paraId="3C806A0D" w14:textId="63502DF6" w:rsidR="00CB028C" w:rsidRDefault="00CB028C" w:rsidP="00CB028C">
      <w:pPr>
        <w:pStyle w:val="ListParagraph"/>
        <w:numPr>
          <w:ilvl w:val="0"/>
          <w:numId w:val="17"/>
        </w:numPr>
      </w:pPr>
      <w:r>
        <w:t xml:space="preserve">For your Peripheral, search for </w:t>
      </w:r>
      <w:r w:rsidR="009277D0">
        <w:t xml:space="preserve">the WICED101 </w:t>
      </w:r>
      <w:r>
        <w:t xml:space="preserve">Service UUID and Manufacturer's </w:t>
      </w:r>
      <w:r w:rsidR="00C97020">
        <w:t>data</w:t>
      </w:r>
      <w:r>
        <w:t xml:space="preserve"> in the advertising packet. Print them out if they are found.</w:t>
      </w:r>
    </w:p>
    <w:p w14:paraId="6DDBC948" w14:textId="406DEA6B" w:rsidR="00EF7922" w:rsidRDefault="00EF7922" w:rsidP="00EF7922">
      <w:pPr>
        <w:pStyle w:val="ListParagraph"/>
        <w:numPr>
          <w:ilvl w:val="1"/>
          <w:numId w:val="17"/>
        </w:numPr>
      </w:pPr>
      <w:r>
        <w:t>Hint: Create a constant uint8_t array with the UUID for the WICED101 Service so that you can compare it to the UUID found in the advertising packet.</w:t>
      </w:r>
    </w:p>
    <w:p w14:paraId="53C6E2B0" w14:textId="5BC30086" w:rsidR="009E62B7" w:rsidRDefault="009E62B7" w:rsidP="00EF7922">
      <w:pPr>
        <w:pStyle w:val="ListParagraph"/>
        <w:numPr>
          <w:ilvl w:val="1"/>
          <w:numId w:val="17"/>
        </w:numPr>
      </w:pPr>
      <w:r>
        <w:t xml:space="preserve">Hint: Since </w:t>
      </w:r>
      <w:r w:rsidR="00D03D5A">
        <w:t>you</w:t>
      </w:r>
      <w:r>
        <w:t xml:space="preserve"> used a random UUID when </w:t>
      </w:r>
      <w:r w:rsidR="00D03D5A">
        <w:t>you</w:t>
      </w:r>
      <w:r>
        <w:t xml:space="preserve"> first created the service in the peripheral, you will need to use </w:t>
      </w:r>
      <w:r w:rsidR="00346F30">
        <w:t>that</w:t>
      </w:r>
      <w:r>
        <w:t xml:space="preserve"> specific UUID. If you end up trying out the solution project, make sure you update the UUID to match the one in your peripheral project.</w:t>
      </w:r>
    </w:p>
    <w:p w14:paraId="55C31C99" w14:textId="07BDB1C2" w:rsidR="00CB028C" w:rsidRDefault="00CB028C" w:rsidP="00CB028C">
      <w:pPr>
        <w:pStyle w:val="ListParagraph"/>
        <w:numPr>
          <w:ilvl w:val="0"/>
          <w:numId w:val="17"/>
        </w:numPr>
      </w:pPr>
      <w:r>
        <w:t>Program your project to your Central.</w:t>
      </w:r>
    </w:p>
    <w:p w14:paraId="135907CB" w14:textId="02747BD0" w:rsidR="00CB028C" w:rsidRDefault="00CB028C" w:rsidP="00CB028C">
      <w:pPr>
        <w:pStyle w:val="ListParagraph"/>
        <w:numPr>
          <w:ilvl w:val="0"/>
          <w:numId w:val="17"/>
        </w:numPr>
      </w:pPr>
      <w:r>
        <w:t>Plug in your Peripheral and check to see if it is found. It should print:</w:t>
      </w:r>
    </w:p>
    <w:p w14:paraId="49BE9E13" w14:textId="51F8458C" w:rsidR="00CB028C" w:rsidRDefault="00CB028C" w:rsidP="00CB028C">
      <w:pPr>
        <w:pStyle w:val="ListParagraph"/>
        <w:numPr>
          <w:ilvl w:val="1"/>
          <w:numId w:val="17"/>
        </w:numPr>
      </w:pPr>
      <w:r>
        <w:t>Device Name</w:t>
      </w:r>
      <w:r w:rsidR="00C97020">
        <w:t xml:space="preserve"> of your Peripheral</w:t>
      </w:r>
    </w:p>
    <w:p w14:paraId="05FA4416" w14:textId="676A0D99" w:rsidR="00CB028C" w:rsidRDefault="00CB028C" w:rsidP="00CB028C">
      <w:pPr>
        <w:pStyle w:val="ListParagraph"/>
        <w:numPr>
          <w:ilvl w:val="1"/>
          <w:numId w:val="17"/>
        </w:numPr>
      </w:pPr>
      <w:r>
        <w:t>BD Address</w:t>
      </w:r>
    </w:p>
    <w:p w14:paraId="5B0EB38D" w14:textId="5168998E" w:rsidR="00460518" w:rsidRDefault="00CB028C" w:rsidP="00460518">
      <w:pPr>
        <w:pStyle w:val="ListParagraph"/>
        <w:numPr>
          <w:ilvl w:val="1"/>
          <w:numId w:val="17"/>
        </w:numPr>
      </w:pPr>
      <w:r>
        <w:t>UUID for the WICED101 Service</w:t>
      </w:r>
    </w:p>
    <w:p w14:paraId="6D0B3063" w14:textId="6BAA6BB2" w:rsidR="00CB028C" w:rsidRDefault="00CB028C" w:rsidP="00CB028C">
      <w:pPr>
        <w:pStyle w:val="ListParagraph"/>
        <w:numPr>
          <w:ilvl w:val="0"/>
          <w:numId w:val="17"/>
        </w:numPr>
      </w:pPr>
      <w:r>
        <w:t xml:space="preserve">Use </w:t>
      </w:r>
      <w:proofErr w:type="spellStart"/>
      <w:r>
        <w:t>CySmart</w:t>
      </w:r>
      <w:proofErr w:type="spellEnd"/>
      <w:r>
        <w:t xml:space="preserve"> on your PC or your phone to verify that the BD Address matches.</w:t>
      </w:r>
    </w:p>
    <w:p w14:paraId="03F26DD3" w14:textId="36F09220" w:rsidR="00CB028C" w:rsidRDefault="00CB028C" w:rsidP="00CB028C">
      <w:pPr>
        <w:pStyle w:val="ListParagraph"/>
        <w:numPr>
          <w:ilvl w:val="0"/>
          <w:numId w:val="17"/>
        </w:numPr>
      </w:pPr>
      <w:r>
        <w:t xml:space="preserve">Unplug the Central and then program the Peripheral with Chapter 4C Exercise </w:t>
      </w:r>
      <w:r w:rsidR="003C543E">
        <w:t>02 (advertise manufacturer's data)</w:t>
      </w:r>
      <w:r>
        <w:t>.</w:t>
      </w:r>
    </w:p>
    <w:p w14:paraId="30D0C3B3" w14:textId="55E52D99" w:rsidR="00C97020" w:rsidRDefault="00C97020" w:rsidP="00CB028C">
      <w:pPr>
        <w:pStyle w:val="ListParagraph"/>
        <w:numPr>
          <w:ilvl w:val="0"/>
          <w:numId w:val="17"/>
        </w:numPr>
      </w:pPr>
      <w:r>
        <w:t>Plug the Central back in</w:t>
      </w:r>
      <w:r w:rsidR="00CB07FB">
        <w:t xml:space="preserve">, </w:t>
      </w:r>
      <w:r w:rsidR="00B1236F">
        <w:t>reconnect to the UART terminal window</w:t>
      </w:r>
      <w:r w:rsidR="00CB07FB">
        <w:t xml:space="preserve"> and reset the Central</w:t>
      </w:r>
      <w:r w:rsidR="00783199">
        <w:t>. The terminal window for the Client</w:t>
      </w:r>
      <w:r>
        <w:t xml:space="preserve"> should now print:</w:t>
      </w:r>
    </w:p>
    <w:p w14:paraId="70314304" w14:textId="3C90E03B" w:rsidR="00C97020" w:rsidRDefault="00C97020" w:rsidP="00C97020">
      <w:pPr>
        <w:pStyle w:val="ListParagraph"/>
        <w:numPr>
          <w:ilvl w:val="1"/>
          <w:numId w:val="17"/>
        </w:numPr>
      </w:pPr>
      <w:r>
        <w:t>Device Name of your Peripheral</w:t>
      </w:r>
    </w:p>
    <w:p w14:paraId="1CF6FF24" w14:textId="062D1BF9" w:rsidR="00C97020" w:rsidRDefault="00C97020" w:rsidP="00C97020">
      <w:pPr>
        <w:pStyle w:val="ListParagraph"/>
        <w:numPr>
          <w:ilvl w:val="1"/>
          <w:numId w:val="17"/>
        </w:numPr>
      </w:pPr>
      <w:r>
        <w:t>BD Address</w:t>
      </w:r>
    </w:p>
    <w:p w14:paraId="0B96D2A3" w14:textId="3F83785C" w:rsidR="00C97020" w:rsidRDefault="00C97020" w:rsidP="00C97020">
      <w:pPr>
        <w:pStyle w:val="ListParagraph"/>
        <w:numPr>
          <w:ilvl w:val="1"/>
          <w:numId w:val="17"/>
        </w:numPr>
      </w:pPr>
      <w:r>
        <w:t>Manufacturer's Data</w:t>
      </w:r>
    </w:p>
    <w:p w14:paraId="5A1F5BF3" w14:textId="77777777" w:rsidR="00586182" w:rsidRDefault="00586182">
      <w:pPr>
        <w:rPr>
          <w:rFonts w:eastAsia="Times New Roman"/>
          <w:b/>
          <w:color w:val="1F4E79" w:themeColor="accent1" w:themeShade="80"/>
          <w:sz w:val="24"/>
          <w:szCs w:val="26"/>
        </w:rPr>
      </w:pPr>
      <w:bookmarkStart w:id="43" w:name="_Ref526004537"/>
      <w:r>
        <w:br w:type="page"/>
      </w:r>
    </w:p>
    <w:p w14:paraId="51A5914D" w14:textId="01A961F3" w:rsidR="005C2ED9" w:rsidRDefault="005C2ED9" w:rsidP="00A520F0">
      <w:pPr>
        <w:pStyle w:val="Exercise"/>
      </w:pPr>
      <w:bookmarkStart w:id="44" w:name="_Toc530072159"/>
      <w:r>
        <w:lastRenderedPageBreak/>
        <w:t xml:space="preserve">Update to connect to your </w:t>
      </w:r>
      <w:r w:rsidR="00403251">
        <w:t>P</w:t>
      </w:r>
      <w:r w:rsidR="00627412">
        <w:t xml:space="preserve">eripheral </w:t>
      </w:r>
      <w:r>
        <w:t>device &amp; turn on/off the LED</w:t>
      </w:r>
      <w:bookmarkEnd w:id="43"/>
      <w:bookmarkEnd w:id="44"/>
    </w:p>
    <w:p w14:paraId="3573D18F" w14:textId="4DED3084" w:rsidR="00E976F7" w:rsidRDefault="001D2846" w:rsidP="00B1085E">
      <w:r>
        <w:t xml:space="preserve">In this exercise, you will modify the previous exercise to connect to your </w:t>
      </w:r>
      <w:r w:rsidR="00E976F7">
        <w:t>P</w:t>
      </w:r>
      <w:r>
        <w:t>eripheral once it finds it.</w:t>
      </w:r>
      <w:r w:rsidR="00E976F7">
        <w:t xml:space="preserve"> We will decide what to connect to </w:t>
      </w:r>
      <w:proofErr w:type="spellStart"/>
      <w:r w:rsidR="00E976F7">
        <w:t>based</w:t>
      </w:r>
      <w:proofErr w:type="spellEnd"/>
      <w:r w:rsidR="00E976F7">
        <w:t xml:space="preserve"> on your Peripheral's Device Name. In real-world applications, it would be more common to search for a Service UUID or Manufacturer</w:t>
      </w:r>
      <w:r>
        <w:t xml:space="preserve"> </w:t>
      </w:r>
      <w:r w:rsidR="00E976F7">
        <w:t>Data but during class you will need to use the Device Name since there will be a lot of devices with the same Service and Manufacturer Data.</w:t>
      </w:r>
    </w:p>
    <w:p w14:paraId="1A73619A" w14:textId="0E88E988" w:rsidR="001D2846" w:rsidRDefault="001D2846" w:rsidP="00B1085E">
      <w:r>
        <w:t>Once connected, you will be able to send 1's and 0's to the LED Characteristic to turn the LED off/on.</w:t>
      </w:r>
    </w:p>
    <w:p w14:paraId="7A192657" w14:textId="0B20920C" w:rsidR="00BA7D89" w:rsidRDefault="00BA7D89" w:rsidP="00B1085E">
      <w:r>
        <w:t xml:space="preserve">To simplify the project, you will hardcode the handle, but in the upcoming </w:t>
      </w:r>
      <w:r w:rsidR="00627412">
        <w:t>exercises</w:t>
      </w:r>
      <w:r>
        <w:t xml:space="preserve"> you will add </w:t>
      </w:r>
      <w:r w:rsidR="001D2846">
        <w:t>S</w:t>
      </w:r>
      <w:r>
        <w:t>ervice discovery</w:t>
      </w:r>
      <w:r w:rsidR="001D2846">
        <w:t>.</w:t>
      </w:r>
    </w:p>
    <w:p w14:paraId="7E54FC51" w14:textId="0959D7E2" w:rsidR="00BA7D89" w:rsidRDefault="00BA7D89" w:rsidP="00B1085E">
      <w:r>
        <w:t>The steps are as follows:</w:t>
      </w:r>
    </w:p>
    <w:p w14:paraId="06133769" w14:textId="4F867FC6" w:rsidR="000F1E49" w:rsidRDefault="000F1E49" w:rsidP="001D2846">
      <w:pPr>
        <w:pStyle w:val="ListParagraph"/>
        <w:numPr>
          <w:ilvl w:val="0"/>
          <w:numId w:val="18"/>
        </w:numPr>
      </w:pPr>
      <w:r>
        <w:t>Copy the previous project</w:t>
      </w:r>
      <w:r w:rsidR="00987AE4">
        <w:t xml:space="preserve"> to ex03_connect.</w:t>
      </w:r>
    </w:p>
    <w:p w14:paraId="75E0C098" w14:textId="21C18F69" w:rsidR="00987AE4" w:rsidRDefault="00987AE4" w:rsidP="0059780D">
      <w:pPr>
        <w:pStyle w:val="ListParagraph"/>
        <w:numPr>
          <w:ilvl w:val="1"/>
          <w:numId w:val="18"/>
        </w:numPr>
      </w:pPr>
      <w:r>
        <w:t xml:space="preserve">Hint: Don't forget to update the name in all locations including the </w:t>
      </w:r>
      <w:proofErr w:type="spellStart"/>
      <w:r>
        <w:t>makefile</w:t>
      </w:r>
      <w:proofErr w:type="spellEnd"/>
      <w:r>
        <w:t>.</w:t>
      </w:r>
    </w:p>
    <w:p w14:paraId="2E77D8BA" w14:textId="00C9A538" w:rsidR="00B1085E" w:rsidRDefault="0025608A" w:rsidP="006D1BB4">
      <w:pPr>
        <w:pStyle w:val="ListParagraph"/>
        <w:numPr>
          <w:ilvl w:val="0"/>
          <w:numId w:val="18"/>
        </w:numPr>
      </w:pPr>
      <w:r>
        <w:t>Add a keyboard interface</w:t>
      </w:r>
      <w:r w:rsidR="000F1E49">
        <w:t xml:space="preserve"> that </w:t>
      </w:r>
      <w:r w:rsidR="00222087">
        <w:t>reads in single key commands</w:t>
      </w:r>
      <w:r w:rsidR="00627412">
        <w:t xml:space="preserve">.  Remember from </w:t>
      </w:r>
      <w:r w:rsidR="00693DF8">
        <w:t>the UART receive exercise in C</w:t>
      </w:r>
      <w:r w:rsidR="00627412">
        <w:t>hapter 2</w:t>
      </w:r>
      <w:r w:rsidR="006D1BB4">
        <w:t xml:space="preserve"> that</w:t>
      </w:r>
      <w:r w:rsidR="00627412">
        <w:t xml:space="preserve"> you will need to </w:t>
      </w:r>
      <w:r w:rsidR="00186651">
        <w:t>initialize</w:t>
      </w:r>
      <w:r w:rsidR="00627412">
        <w:t xml:space="preserve"> the </w:t>
      </w:r>
      <w:r w:rsidR="006720B3">
        <w:t>PUART</w:t>
      </w:r>
      <w:r w:rsidR="00627412">
        <w:t xml:space="preserve"> and setu</w:t>
      </w:r>
      <w:r w:rsidR="00186651">
        <w:t>p</w:t>
      </w:r>
      <w:r w:rsidR="00627412">
        <w:t xml:space="preserve"> a call back in the </w:t>
      </w:r>
      <w:r w:rsidR="006720B3">
        <w:t>&lt;</w:t>
      </w:r>
      <w:proofErr w:type="spellStart"/>
      <w:r w:rsidR="006720B3">
        <w:t>appname</w:t>
      </w:r>
      <w:proofErr w:type="spellEnd"/>
      <w:r w:rsidR="006720B3">
        <w:t>&gt;</w:t>
      </w:r>
      <w:r w:rsidR="00627412">
        <w:t>_</w:t>
      </w:r>
      <w:proofErr w:type="spellStart"/>
      <w:r w:rsidR="00627412">
        <w:t>app_init</w:t>
      </w:r>
      <w:proofErr w:type="spellEnd"/>
      <w:r w:rsidR="00627412">
        <w:t xml:space="preserve"> function.</w:t>
      </w:r>
    </w:p>
    <w:p w14:paraId="52D4158E" w14:textId="5BD66899" w:rsidR="00E01E25" w:rsidRDefault="00E01E25" w:rsidP="00E01E25">
      <w:pPr>
        <w:pStyle w:val="ListParagraph"/>
        <w:numPr>
          <w:ilvl w:val="1"/>
          <w:numId w:val="18"/>
        </w:numPr>
      </w:pPr>
      <w:r>
        <w:t xml:space="preserve">Hint: you will need to include </w:t>
      </w:r>
      <w:proofErr w:type="spellStart"/>
      <w:r>
        <w:t>wiced_hal_puart.h</w:t>
      </w:r>
      <w:proofErr w:type="spellEnd"/>
    </w:p>
    <w:p w14:paraId="07E84157" w14:textId="0A5C696D" w:rsidR="00627412" w:rsidRDefault="00627412" w:rsidP="006D1BB4">
      <w:pPr>
        <w:pStyle w:val="ListParagraph"/>
        <w:numPr>
          <w:ilvl w:val="0"/>
          <w:numId w:val="18"/>
        </w:numPr>
      </w:pPr>
      <w:r>
        <w:t xml:space="preserve">Create </w:t>
      </w:r>
      <w:r w:rsidR="00972E1F">
        <w:t>the</w:t>
      </w:r>
      <w:r>
        <w:t xml:space="preserve"> </w:t>
      </w:r>
      <w:r w:rsidR="00972E1F">
        <w:t xml:space="preserve">UART </w:t>
      </w:r>
      <w:r>
        <w:t>Rx</w:t>
      </w:r>
      <w:r w:rsidR="00972E1F">
        <w:t xml:space="preserve"> c</w:t>
      </w:r>
      <w:r>
        <w:t xml:space="preserve">allback function to handle key presses.  Make a switch with one case </w:t>
      </w:r>
      <w:r w:rsidR="006D1BB4">
        <w:t>for each key that we will use for this project:</w:t>
      </w:r>
    </w:p>
    <w:p w14:paraId="001AB641" w14:textId="75124ED2" w:rsidR="006D1BB4" w:rsidRDefault="006D1BB4" w:rsidP="006D1BB4">
      <w:pPr>
        <w:pStyle w:val="ListParagraph"/>
        <w:numPr>
          <w:ilvl w:val="1"/>
          <w:numId w:val="18"/>
        </w:numPr>
      </w:pPr>
      <w:r>
        <w:t>?: print out help</w:t>
      </w:r>
    </w:p>
    <w:p w14:paraId="7B1CF5D2" w14:textId="154EFBEA" w:rsidR="006D1BB4" w:rsidRDefault="006D1BB4" w:rsidP="006D1BB4">
      <w:pPr>
        <w:pStyle w:val="ListParagraph"/>
        <w:numPr>
          <w:ilvl w:val="1"/>
          <w:numId w:val="18"/>
        </w:numPr>
      </w:pPr>
      <w:r>
        <w:t>s: turn on scanning</w:t>
      </w:r>
    </w:p>
    <w:p w14:paraId="7EB8195D" w14:textId="5958811E" w:rsidR="006D1BB4" w:rsidRDefault="006D1BB4" w:rsidP="006D1BB4">
      <w:pPr>
        <w:pStyle w:val="ListParagraph"/>
        <w:numPr>
          <w:ilvl w:val="1"/>
          <w:numId w:val="18"/>
        </w:numPr>
      </w:pPr>
      <w:r>
        <w:t>S: turn off scanning</w:t>
      </w:r>
    </w:p>
    <w:p w14:paraId="2C79AA30" w14:textId="75017277" w:rsidR="00911C86" w:rsidRDefault="00911C86" w:rsidP="006D1BB4">
      <w:pPr>
        <w:pStyle w:val="ListParagraph"/>
        <w:numPr>
          <w:ilvl w:val="0"/>
          <w:numId w:val="18"/>
        </w:numPr>
      </w:pPr>
      <w:r>
        <w:t xml:space="preserve">Add the appropriate </w:t>
      </w:r>
      <w:proofErr w:type="spellStart"/>
      <w:r w:rsidR="005167A1">
        <w:t>wiced_bt_ble_scan</w:t>
      </w:r>
      <w:proofErr w:type="spellEnd"/>
      <w:r w:rsidR="005167A1">
        <w:t xml:space="preserve"> commands to start/stop scanning and add WICED_BT_TRACE messages so that you can see what is going on from the terminal window.</w:t>
      </w:r>
    </w:p>
    <w:p w14:paraId="6EED135D" w14:textId="73555A64" w:rsidR="00D432FE" w:rsidRDefault="00D432FE" w:rsidP="006D1BB4">
      <w:pPr>
        <w:pStyle w:val="ListParagraph"/>
        <w:numPr>
          <w:ilvl w:val="0"/>
          <w:numId w:val="18"/>
        </w:numPr>
      </w:pPr>
      <w:r>
        <w:t xml:space="preserve">Remove the </w:t>
      </w:r>
      <w:r w:rsidR="006D1BB4">
        <w:t xml:space="preserve">call to </w:t>
      </w:r>
      <w:proofErr w:type="spellStart"/>
      <w:r w:rsidR="006D1BB4">
        <w:t>wiced_bt_ble_scan</w:t>
      </w:r>
      <w:proofErr w:type="spellEnd"/>
      <w:r>
        <w:t xml:space="preserve"> from the </w:t>
      </w:r>
      <w:proofErr w:type="spellStart"/>
      <w:r>
        <w:t>BTM_Enabled</w:t>
      </w:r>
      <w:proofErr w:type="spellEnd"/>
      <w:r>
        <w:t xml:space="preserve"> </w:t>
      </w:r>
      <w:r w:rsidR="006D1BB4">
        <w:t>e</w:t>
      </w:r>
      <w:r>
        <w:t>vent</w:t>
      </w:r>
      <w:r w:rsidR="006D1BB4">
        <w:t>.</w:t>
      </w:r>
    </w:p>
    <w:p w14:paraId="12BF5505" w14:textId="6EF1C4B4" w:rsidR="0011338D" w:rsidRDefault="00E01E25" w:rsidP="0011338D">
      <w:pPr>
        <w:pStyle w:val="ListParagraph"/>
        <w:numPr>
          <w:ilvl w:val="0"/>
          <w:numId w:val="18"/>
        </w:numPr>
      </w:pPr>
      <w:r>
        <w:t>Test</w:t>
      </w:r>
      <w:r w:rsidR="00846998">
        <w:t xml:space="preserve"> 1</w:t>
      </w:r>
      <w:r>
        <w:t xml:space="preserve">: </w:t>
      </w:r>
      <w:r w:rsidR="00846998">
        <w:t xml:space="preserve">Unplug </w:t>
      </w:r>
      <w:r w:rsidR="0011338D">
        <w:t>your Peripheral, program your Central, and plug your Peripheral back in.</w:t>
      </w:r>
    </w:p>
    <w:p w14:paraId="3C3C60B7" w14:textId="17E8AD32" w:rsidR="00D432FE" w:rsidRDefault="0011338D" w:rsidP="006D1BB4">
      <w:pPr>
        <w:pStyle w:val="ListParagraph"/>
        <w:numPr>
          <w:ilvl w:val="0"/>
          <w:numId w:val="18"/>
        </w:numPr>
      </w:pPr>
      <w:r>
        <w:t>Verify</w:t>
      </w:r>
      <w:r w:rsidR="00D432FE">
        <w:t xml:space="preserve"> that the keyboard interface works</w:t>
      </w:r>
      <w:r w:rsidR="00627412">
        <w:t xml:space="preserve"> and that s/S turns scanning on and off.</w:t>
      </w:r>
    </w:p>
    <w:p w14:paraId="1DFD4AAD" w14:textId="00F1B587" w:rsidR="004F437E" w:rsidRDefault="004F437E" w:rsidP="006D1BB4">
      <w:pPr>
        <w:pStyle w:val="ListParagraph"/>
        <w:numPr>
          <w:ilvl w:val="0"/>
          <w:numId w:val="18"/>
        </w:numPr>
      </w:pPr>
      <w:r>
        <w:t xml:space="preserve">In the </w:t>
      </w:r>
      <w:proofErr w:type="spellStart"/>
      <w:r>
        <w:t>wiced_bt_cfg.c</w:t>
      </w:r>
      <w:proofErr w:type="spellEnd"/>
      <w:r>
        <w:t xml:space="preserve"> file, find the GATT configuration entry for </w:t>
      </w:r>
      <w:proofErr w:type="spellStart"/>
      <w:r>
        <w:t>client_max_links</w:t>
      </w:r>
      <w:proofErr w:type="spellEnd"/>
      <w:r>
        <w:t>. Change the value from 0 to 1. If you don't change this setting, the connection will not be allowed.</w:t>
      </w:r>
    </w:p>
    <w:p w14:paraId="53CDBC1B" w14:textId="45FFDAE5" w:rsidR="004F437E" w:rsidRDefault="004F437E" w:rsidP="004F437E">
      <w:pPr>
        <w:pStyle w:val="ListParagraph"/>
        <w:numPr>
          <w:ilvl w:val="1"/>
          <w:numId w:val="18"/>
        </w:numPr>
      </w:pPr>
      <w:r>
        <w:t>Hint: This is usually set to 1 by WICED BT Designer, but since we initially created the project without a GATT database it set this value to 0.</w:t>
      </w:r>
    </w:p>
    <w:p w14:paraId="49A37314" w14:textId="0947AE7B" w:rsidR="00113C4E" w:rsidRDefault="00113C4E" w:rsidP="006D1BB4">
      <w:pPr>
        <w:pStyle w:val="ListParagraph"/>
        <w:numPr>
          <w:ilvl w:val="0"/>
          <w:numId w:val="18"/>
        </w:numPr>
      </w:pPr>
      <w:r>
        <w:t xml:space="preserve">Update your </w:t>
      </w:r>
      <w:r w:rsidR="006D1BB4">
        <w:t>scan callback</w:t>
      </w:r>
      <w:r>
        <w:t xml:space="preserve"> </w:t>
      </w:r>
      <w:r w:rsidR="00E20FA9">
        <w:t xml:space="preserve">function </w:t>
      </w:r>
      <w:r>
        <w:t>to connect to t</w:t>
      </w:r>
      <w:r w:rsidR="00FD3876">
        <w:t xml:space="preserve">he Peripheral when it finds one </w:t>
      </w:r>
      <w:r w:rsidR="00627412">
        <w:t xml:space="preserve">that it recognizes </w:t>
      </w:r>
      <w:r w:rsidR="00FD3876">
        <w:t xml:space="preserve">by calling </w:t>
      </w:r>
      <w:proofErr w:type="spellStart"/>
      <w:r w:rsidR="00E20FA9" w:rsidRPr="00E20FA9">
        <w:t>wiced_bt_gatt_le_connect</w:t>
      </w:r>
      <w:proofErr w:type="spellEnd"/>
      <w:r w:rsidR="00F1442C">
        <w:t>.</w:t>
      </w:r>
    </w:p>
    <w:p w14:paraId="05E7FAE6" w14:textId="3490D81F" w:rsidR="005167A1" w:rsidRDefault="005167A1" w:rsidP="005167A1">
      <w:pPr>
        <w:pStyle w:val="ListParagraph"/>
        <w:numPr>
          <w:ilvl w:val="1"/>
          <w:numId w:val="18"/>
        </w:numPr>
      </w:pPr>
      <w:r>
        <w:t>Note: As mentioned previously, you will need to use the Device Name of the Peripheral here so that it will connect to your device. If you used the UUID or Manufacturer Data, it would connect to the first matching device it found which would almost certainly belong to another student.</w:t>
      </w:r>
    </w:p>
    <w:p w14:paraId="33BFE558" w14:textId="37FBC354" w:rsidR="00E01E25" w:rsidRDefault="00E01E25" w:rsidP="005167A1">
      <w:pPr>
        <w:pStyle w:val="ListParagraph"/>
        <w:numPr>
          <w:ilvl w:val="1"/>
          <w:numId w:val="18"/>
        </w:numPr>
      </w:pPr>
      <w:r>
        <w:t>Hint: Check for both possible names (&lt;</w:t>
      </w:r>
      <w:proofErr w:type="spellStart"/>
      <w:r>
        <w:t>inits</w:t>
      </w:r>
      <w:proofErr w:type="spellEnd"/>
      <w:r>
        <w:t>&gt;_pair and &lt;</w:t>
      </w:r>
      <w:proofErr w:type="spellStart"/>
      <w:r>
        <w:t>inits</w:t>
      </w:r>
      <w:proofErr w:type="spellEnd"/>
      <w:r>
        <w:t>&gt;_</w:t>
      </w:r>
      <w:proofErr w:type="spellStart"/>
      <w:r>
        <w:t>manu</w:t>
      </w:r>
      <w:proofErr w:type="spellEnd"/>
      <w:r>
        <w:t>) so that it will work with either Peripheral project.</w:t>
      </w:r>
    </w:p>
    <w:p w14:paraId="576AA0D0" w14:textId="1E571058" w:rsidR="00F4497A" w:rsidRDefault="00E20FA9" w:rsidP="006D1BB4">
      <w:pPr>
        <w:pStyle w:val="ListParagraph"/>
        <w:numPr>
          <w:ilvl w:val="0"/>
          <w:numId w:val="18"/>
        </w:numPr>
      </w:pPr>
      <w:r>
        <w:t>After starting the connection, turn off scanning</w:t>
      </w:r>
      <w:r w:rsidR="006D1BB4">
        <w:t>.</w:t>
      </w:r>
    </w:p>
    <w:p w14:paraId="03100918" w14:textId="78DF5BDB" w:rsidR="00F4497A" w:rsidRDefault="00FD3876" w:rsidP="006D1BB4">
      <w:pPr>
        <w:pStyle w:val="ListParagraph"/>
        <w:numPr>
          <w:ilvl w:val="0"/>
          <w:numId w:val="18"/>
        </w:numPr>
      </w:pPr>
      <w:r>
        <w:lastRenderedPageBreak/>
        <w:t xml:space="preserve">Create a </w:t>
      </w:r>
      <w:r w:rsidR="00627412">
        <w:t xml:space="preserve">new function to serve as the </w:t>
      </w:r>
      <w:r w:rsidR="006D1BB4">
        <w:t>GATT</w:t>
      </w:r>
      <w:r>
        <w:t xml:space="preserve"> callback function</w:t>
      </w:r>
      <w:r w:rsidR="00627412">
        <w:t xml:space="preserve">.  The easiest way to do this is to copy the callback from one of the </w:t>
      </w:r>
      <w:r w:rsidR="006D1BB4">
        <w:t>Peripheral</w:t>
      </w:r>
      <w:r w:rsidR="00627412">
        <w:t xml:space="preserve"> projects and then remove all the cases except the default case.  Regardless, the function must match this prototype:</w:t>
      </w:r>
    </w:p>
    <w:p w14:paraId="1839A035" w14:textId="30189521" w:rsidR="00FD3876" w:rsidRPr="00627412" w:rsidRDefault="00F4497A" w:rsidP="00627412">
      <w:pPr>
        <w:pStyle w:val="p1"/>
        <w:rPr>
          <w:rFonts w:ascii="Monaco" w:hAnsi="Monaco" w:cs="Times New Roman"/>
          <w:color w:val="006141"/>
        </w:rPr>
      </w:pPr>
      <w:r w:rsidRPr="00F4497A">
        <w:rPr>
          <w:rFonts w:ascii="Monaco" w:hAnsi="Monaco" w:cs="Times New Roman"/>
          <w:color w:val="931A68"/>
        </w:rPr>
        <w:t>typedef</w:t>
      </w:r>
      <w:r w:rsidRPr="00F4497A">
        <w:rPr>
          <w:rFonts w:ascii="Monaco" w:hAnsi="Monaco" w:cs="Times New Roman"/>
        </w:rPr>
        <w:t xml:space="preserve"> </w:t>
      </w:r>
      <w:proofErr w:type="spellStart"/>
      <w:r w:rsidRPr="00F4497A">
        <w:rPr>
          <w:rFonts w:ascii="Monaco" w:hAnsi="Monaco" w:cs="Times New Roman"/>
          <w:color w:val="006141"/>
        </w:rPr>
        <w:t>wiced_bt_gatt_status_t</w:t>
      </w:r>
      <w:proofErr w:type="spellEnd"/>
      <w:r w:rsidRPr="00F4497A">
        <w:rPr>
          <w:rFonts w:ascii="Monaco" w:hAnsi="Monaco" w:cs="Times New Roman"/>
        </w:rPr>
        <w:t xml:space="preserve"> </w:t>
      </w:r>
      <w:proofErr w:type="spellStart"/>
      <w:r w:rsidRPr="00F4497A">
        <w:rPr>
          <w:rFonts w:ascii="Monaco" w:hAnsi="Monaco" w:cs="Times New Roman"/>
          <w:color w:val="006141"/>
        </w:rPr>
        <w:t>wiced_bt_gatt_cback_t</w:t>
      </w:r>
      <w:proofErr w:type="spellEnd"/>
      <w:r w:rsidR="006D1BB4">
        <w:rPr>
          <w:rFonts w:ascii="Monaco" w:hAnsi="Monaco" w:cs="Times New Roman"/>
          <w:color w:val="006141"/>
        </w:rPr>
        <w:t xml:space="preserve"> </w:t>
      </w:r>
      <w:r w:rsidRPr="00F4497A">
        <w:rPr>
          <w:rFonts w:ascii="Monaco" w:hAnsi="Monaco" w:cs="Times New Roman"/>
        </w:rPr>
        <w:t>(</w:t>
      </w:r>
      <w:proofErr w:type="spellStart"/>
      <w:r w:rsidRPr="00F4497A">
        <w:rPr>
          <w:rFonts w:ascii="Monaco" w:hAnsi="Monaco" w:cs="Times New Roman"/>
          <w:color w:val="006141"/>
        </w:rPr>
        <w:t>wiced_bt_gatt_evt_t</w:t>
      </w:r>
      <w:proofErr w:type="spellEnd"/>
      <w:r w:rsidRPr="00F4497A">
        <w:rPr>
          <w:rFonts w:ascii="Monaco" w:hAnsi="Monaco" w:cs="Times New Roman"/>
        </w:rPr>
        <w:t xml:space="preserve"> event, </w:t>
      </w:r>
      <w:proofErr w:type="spellStart"/>
      <w:r w:rsidRPr="00F4497A">
        <w:rPr>
          <w:rFonts w:ascii="Monaco" w:hAnsi="Monaco" w:cs="Times New Roman"/>
          <w:color w:val="006141"/>
        </w:rPr>
        <w:t>wiced_bt_gatt_event_data_t</w:t>
      </w:r>
      <w:proofErr w:type="spellEnd"/>
      <w:r w:rsidRPr="00F4497A">
        <w:rPr>
          <w:rFonts w:ascii="Monaco" w:hAnsi="Monaco" w:cs="Times New Roman"/>
        </w:rPr>
        <w:t xml:space="preserve"> *</w:t>
      </w:r>
      <w:proofErr w:type="spellStart"/>
      <w:r w:rsidRPr="00F4497A">
        <w:rPr>
          <w:rFonts w:ascii="Monaco" w:hAnsi="Monaco" w:cs="Times New Roman"/>
        </w:rPr>
        <w:t>p_event_data</w:t>
      </w:r>
      <w:proofErr w:type="spellEnd"/>
      <w:r w:rsidRPr="00F4497A">
        <w:rPr>
          <w:rFonts w:ascii="Monaco" w:hAnsi="Monaco" w:cs="Times New Roman"/>
        </w:rPr>
        <w:t>);</w:t>
      </w:r>
    </w:p>
    <w:p w14:paraId="1D000E6A" w14:textId="69C1F77C" w:rsidR="0047001C" w:rsidRDefault="0047001C" w:rsidP="0047001C">
      <w:pPr>
        <w:pStyle w:val="ListParagraph"/>
        <w:numPr>
          <w:ilvl w:val="1"/>
          <w:numId w:val="18"/>
        </w:numPr>
      </w:pPr>
      <w:r>
        <w:t xml:space="preserve">Hint: </w:t>
      </w:r>
      <w:r w:rsidR="00070CA1">
        <w:t>By default, WICED BT Designer calls the GATT callback function &lt;</w:t>
      </w:r>
      <w:proofErr w:type="spellStart"/>
      <w:r w:rsidR="00070CA1">
        <w:t>appnane</w:t>
      </w:r>
      <w:proofErr w:type="spellEnd"/>
      <w:r w:rsidR="00070CA1">
        <w:t>&gt;_</w:t>
      </w:r>
      <w:proofErr w:type="spellStart"/>
      <w:r w:rsidR="00070CA1">
        <w:t>event_handler</w:t>
      </w:r>
      <w:proofErr w:type="spellEnd"/>
      <w:r w:rsidR="00070CA1">
        <w:t>.</w:t>
      </w:r>
    </w:p>
    <w:p w14:paraId="50C861C2" w14:textId="68EE675B" w:rsidR="00A6005F" w:rsidRPr="006D1BB4" w:rsidRDefault="00FD3876" w:rsidP="006D1BB4">
      <w:pPr>
        <w:pStyle w:val="ListParagraph"/>
        <w:numPr>
          <w:ilvl w:val="0"/>
          <w:numId w:val="18"/>
        </w:numPr>
      </w:pPr>
      <w:r>
        <w:t xml:space="preserve">Register your </w:t>
      </w:r>
      <w:r w:rsidR="00E57AE3">
        <w:t>GATT</w:t>
      </w:r>
      <w:r>
        <w:t xml:space="preserve"> callback function in the BTM enabled event</w:t>
      </w:r>
      <w:r w:rsidR="00627412">
        <w:t xml:space="preserve"> with </w:t>
      </w:r>
      <w:r w:rsidR="00A6005F">
        <w:t xml:space="preserve">function </w:t>
      </w:r>
      <w:proofErr w:type="spellStart"/>
      <w:r w:rsidR="00A6005F" w:rsidRPr="006D1BB4">
        <w:rPr>
          <w:u w:val="single"/>
        </w:rPr>
        <w:t>wiced_bt_gatt_register</w:t>
      </w:r>
      <w:proofErr w:type="spellEnd"/>
      <w:r w:rsidR="006D1BB4">
        <w:rPr>
          <w:u w:val="single"/>
        </w:rPr>
        <w:t>.</w:t>
      </w:r>
    </w:p>
    <w:p w14:paraId="1B419668" w14:textId="0726CEC9" w:rsidR="006D1BB4" w:rsidRPr="00A6005F" w:rsidRDefault="006D1BB4" w:rsidP="006D1BB4">
      <w:pPr>
        <w:pStyle w:val="ListParagraph"/>
        <w:numPr>
          <w:ilvl w:val="1"/>
          <w:numId w:val="18"/>
        </w:numPr>
      </w:pPr>
      <w:r>
        <w:t xml:space="preserve">Hint: You can </w:t>
      </w:r>
      <w:r w:rsidR="009337BA">
        <w:t xml:space="preserve">also </w:t>
      </w:r>
      <w:r>
        <w:t>copy this from one of the Peripheral projects.</w:t>
      </w:r>
    </w:p>
    <w:p w14:paraId="6E854730" w14:textId="53DC9A8C" w:rsidR="00FD3876" w:rsidRDefault="00113C4E" w:rsidP="006D1BB4">
      <w:pPr>
        <w:pStyle w:val="ListParagraph"/>
        <w:numPr>
          <w:ilvl w:val="0"/>
          <w:numId w:val="18"/>
        </w:numPr>
      </w:pPr>
      <w:r>
        <w:t xml:space="preserve">Add a global variable </w:t>
      </w:r>
      <w:r w:rsidR="004D4329">
        <w:t xml:space="preserve">uint16_t </w:t>
      </w:r>
      <w:r>
        <w:t xml:space="preserve">to save the connection id. </w:t>
      </w:r>
    </w:p>
    <w:p w14:paraId="10F72932" w14:textId="0FC66DC0" w:rsidR="00FD3876" w:rsidRDefault="00FD3876" w:rsidP="009337BA">
      <w:pPr>
        <w:pStyle w:val="ListParagraph"/>
        <w:numPr>
          <w:ilvl w:val="0"/>
          <w:numId w:val="18"/>
        </w:numPr>
      </w:pPr>
      <w:r>
        <w:t xml:space="preserve">In the </w:t>
      </w:r>
      <w:r w:rsidR="009337BA">
        <w:t>GATT</w:t>
      </w:r>
      <w:r>
        <w:t xml:space="preserve"> callback when you get a </w:t>
      </w:r>
      <w:r w:rsidRPr="00FD3876">
        <w:t>GATT_CONNECTION_STATUS_EVT</w:t>
      </w:r>
      <w:r>
        <w:t xml:space="preserve"> figure out if it is a connect or a disconnect.  </w:t>
      </w:r>
      <w:r w:rsidR="009337BA">
        <w:t>S</w:t>
      </w:r>
      <w:r>
        <w:t>ave the connection id</w:t>
      </w:r>
      <w:r w:rsidR="00A6005F">
        <w:t xml:space="preserve"> to your global variable</w:t>
      </w:r>
      <w:r w:rsidR="009337BA">
        <w:t xml:space="preserve"> on a connect and set it to 0 on a disconnect.</w:t>
      </w:r>
    </w:p>
    <w:p w14:paraId="000ACC0B" w14:textId="1B58375D" w:rsidR="00FD3876" w:rsidRDefault="00FD3876" w:rsidP="009337BA">
      <w:pPr>
        <w:pStyle w:val="ListParagraph"/>
        <w:numPr>
          <w:ilvl w:val="0"/>
          <w:numId w:val="18"/>
        </w:numPr>
      </w:pPr>
      <w:r>
        <w:t xml:space="preserve">Add a ‘d’ </w:t>
      </w:r>
      <w:r w:rsidR="009337BA">
        <w:t xml:space="preserve">command to the UART interface </w:t>
      </w:r>
      <w:r>
        <w:t xml:space="preserve">to call </w:t>
      </w:r>
      <w:r w:rsidR="009337BA">
        <w:t xml:space="preserve">the </w:t>
      </w:r>
      <w:r>
        <w:t>disconnect</w:t>
      </w:r>
      <w:r w:rsidR="009337BA">
        <w:t xml:space="preserve"> function.</w:t>
      </w:r>
    </w:p>
    <w:p w14:paraId="020CDDC1" w14:textId="2C308F53" w:rsidR="0059780D" w:rsidRDefault="00E01E25" w:rsidP="0059780D">
      <w:pPr>
        <w:pStyle w:val="ListParagraph"/>
        <w:numPr>
          <w:ilvl w:val="0"/>
          <w:numId w:val="18"/>
        </w:numPr>
      </w:pPr>
      <w:r>
        <w:t>Test</w:t>
      </w:r>
      <w:r w:rsidR="00846998">
        <w:t xml:space="preserve"> 2</w:t>
      </w:r>
      <w:r>
        <w:t xml:space="preserve">: </w:t>
      </w:r>
      <w:r w:rsidR="00846998">
        <w:t>Unplug</w:t>
      </w:r>
      <w:r w:rsidR="0059780D">
        <w:t xml:space="preserve"> your Peripheral, p</w:t>
      </w:r>
      <w:r w:rsidR="00FD3876">
        <w:t xml:space="preserve">rogram your </w:t>
      </w:r>
      <w:r w:rsidR="0059780D">
        <w:t>Central, and plug your Peripheral back in.</w:t>
      </w:r>
    </w:p>
    <w:p w14:paraId="7634EB72" w14:textId="3AD8C5E5" w:rsidR="009337BA" w:rsidRDefault="0059780D" w:rsidP="009337BA">
      <w:pPr>
        <w:pStyle w:val="ListParagraph"/>
        <w:numPr>
          <w:ilvl w:val="0"/>
          <w:numId w:val="18"/>
        </w:numPr>
      </w:pPr>
      <w:r>
        <w:t>Test</w:t>
      </w:r>
      <w:r w:rsidR="009337BA">
        <w:t xml:space="preserve"> the following:</w:t>
      </w:r>
    </w:p>
    <w:p w14:paraId="2F2E73AB" w14:textId="13D715BD" w:rsidR="009337BA" w:rsidRDefault="009337BA" w:rsidP="009337BA">
      <w:pPr>
        <w:pStyle w:val="ListParagraph"/>
        <w:numPr>
          <w:ilvl w:val="1"/>
          <w:numId w:val="18"/>
        </w:numPr>
      </w:pPr>
      <w:r>
        <w:t>Start Scanning (s)</w:t>
      </w:r>
    </w:p>
    <w:p w14:paraId="67DE11C7" w14:textId="49F80B4E" w:rsidR="009337BA" w:rsidRDefault="009337BA" w:rsidP="009337BA">
      <w:pPr>
        <w:pStyle w:val="ListParagraph"/>
        <w:numPr>
          <w:ilvl w:val="1"/>
          <w:numId w:val="18"/>
        </w:numPr>
      </w:pPr>
      <w:r>
        <w:t>Verify that it finds and then connects to your Peripheral</w:t>
      </w:r>
    </w:p>
    <w:p w14:paraId="4BD69B4F" w14:textId="2917A842" w:rsidR="009337BA" w:rsidRDefault="009337BA" w:rsidP="009337BA">
      <w:pPr>
        <w:pStyle w:val="ListParagraph"/>
        <w:numPr>
          <w:ilvl w:val="1"/>
          <w:numId w:val="18"/>
        </w:numPr>
      </w:pPr>
      <w:r>
        <w:t xml:space="preserve">Disconnect </w:t>
      </w:r>
      <w:r w:rsidR="0059780D">
        <w:t xml:space="preserve">from </w:t>
      </w:r>
      <w:r>
        <w:t>your Peripheral (d)</w:t>
      </w:r>
    </w:p>
    <w:p w14:paraId="6230A274" w14:textId="7E84E1F8" w:rsidR="00630ABB" w:rsidRDefault="00630ABB" w:rsidP="009337BA">
      <w:pPr>
        <w:pStyle w:val="ListParagraph"/>
        <w:numPr>
          <w:ilvl w:val="0"/>
          <w:numId w:val="18"/>
        </w:numPr>
      </w:pPr>
      <w:r>
        <w:t>Notice the Unhandled BTM event 0x</w:t>
      </w:r>
      <w:r w:rsidR="00A6005F">
        <w:t>16 message</w:t>
      </w:r>
      <w:r w:rsidR="00344BF5">
        <w:t xml:space="preserve"> on the Client</w:t>
      </w:r>
      <w:r w:rsidR="00A6005F">
        <w:t xml:space="preserve">.  Add a case to </w:t>
      </w:r>
      <w:r>
        <w:t>print out the “right” message</w:t>
      </w:r>
      <w:r w:rsidR="009337BA">
        <w:t>.</w:t>
      </w:r>
    </w:p>
    <w:p w14:paraId="4ADDD6D0" w14:textId="2AC32DC2" w:rsidR="00EB2C0E" w:rsidRDefault="00EB2C0E" w:rsidP="009337BA">
      <w:pPr>
        <w:pStyle w:val="ListParagraph"/>
        <w:numPr>
          <w:ilvl w:val="0"/>
          <w:numId w:val="18"/>
        </w:numPr>
      </w:pPr>
      <w:r>
        <w:t xml:space="preserve">Also notice the messages about Key </w:t>
      </w:r>
      <w:r w:rsidR="00C214EB">
        <w:t>Retrieval</w:t>
      </w:r>
      <w:r>
        <w:t xml:space="preserve"> Failure. These occur because </w:t>
      </w:r>
      <w:r w:rsidR="00C214EB">
        <w:t>by default WICED Bluetooth Designer does not implement bonding and that it is the message it prints when keys are not available in NVRAM.</w:t>
      </w:r>
    </w:p>
    <w:p w14:paraId="530380F7" w14:textId="58C8CDC4" w:rsidR="004D4329" w:rsidRDefault="004D4329" w:rsidP="009337BA">
      <w:pPr>
        <w:pStyle w:val="ListParagraph"/>
        <w:numPr>
          <w:ilvl w:val="0"/>
          <w:numId w:val="18"/>
        </w:numPr>
      </w:pPr>
      <w:r>
        <w:t xml:space="preserve">Create a new global variable called </w:t>
      </w:r>
      <w:proofErr w:type="spellStart"/>
      <w:r>
        <w:t>ledHandle</w:t>
      </w:r>
      <w:proofErr w:type="spellEnd"/>
      <w:r>
        <w:t>.  HARDCODE its initial value to the handle of your LED Characteristic</w:t>
      </w:r>
      <w:r w:rsidR="00F97D30">
        <w:t>'s</w:t>
      </w:r>
      <w:r w:rsidR="009337BA">
        <w:t xml:space="preserve"> </w:t>
      </w:r>
      <w:r w:rsidR="009337BA" w:rsidRPr="00F97D30">
        <w:t>Value</w:t>
      </w:r>
      <w:r w:rsidR="00205071">
        <w:t xml:space="preserve">.  You won’t change the variable in this exercise, but in a future one you will find the handle via a </w:t>
      </w:r>
      <w:r w:rsidR="009337BA">
        <w:t>S</w:t>
      </w:r>
      <w:r w:rsidR="00205071">
        <w:t xml:space="preserve">ervice </w:t>
      </w:r>
      <w:r w:rsidR="009337BA">
        <w:t>D</w:t>
      </w:r>
      <w:r w:rsidR="00205071">
        <w:t>iscovery.</w:t>
      </w:r>
    </w:p>
    <w:p w14:paraId="2A8AC1B4" w14:textId="67941351" w:rsidR="00F97D30" w:rsidRDefault="00F97D30" w:rsidP="00F97D30">
      <w:pPr>
        <w:pStyle w:val="ListParagraph"/>
        <w:numPr>
          <w:ilvl w:val="1"/>
          <w:numId w:val="18"/>
        </w:numPr>
      </w:pPr>
      <w:r>
        <w:t>Hint: Make sure you use the Handle for the Characteristic's Value, not the Characteristic itself.</w:t>
      </w:r>
    </w:p>
    <w:p w14:paraId="1041BE0D" w14:textId="26F09E30" w:rsidR="00630ABB" w:rsidRDefault="004D4329" w:rsidP="009337BA">
      <w:pPr>
        <w:pStyle w:val="ListParagraph"/>
        <w:numPr>
          <w:ilvl w:val="0"/>
          <w:numId w:val="18"/>
        </w:numPr>
      </w:pPr>
      <w:r>
        <w:t xml:space="preserve">Create a new function to write the </w:t>
      </w:r>
      <w:r w:rsidR="009337BA">
        <w:t>LED Characteristic</w:t>
      </w:r>
      <w:r>
        <w:t xml:space="preserve"> </w:t>
      </w:r>
      <w:r w:rsidR="009337BA">
        <w:t xml:space="preserve">Value </w:t>
      </w:r>
      <w:r>
        <w:t>with a uint8_t argument that represents either 1 or 0</w:t>
      </w:r>
      <w:r w:rsidR="00BA7D89">
        <w:t xml:space="preserve">.  If there is no connection or the </w:t>
      </w:r>
      <w:proofErr w:type="spellStart"/>
      <w:r w:rsidR="00BA7D89">
        <w:t>ledHandle</w:t>
      </w:r>
      <w:proofErr w:type="spellEnd"/>
      <w:r w:rsidR="00BA7D89">
        <w:t xml:space="preserve"> is 0 then you should return.  </w:t>
      </w:r>
      <w:r w:rsidR="004A4AF2">
        <w:t xml:space="preserve">Then call the </w:t>
      </w:r>
      <w:r w:rsidR="00E57AE3">
        <w:t>GATT</w:t>
      </w:r>
      <w:r w:rsidR="004A4AF2">
        <w:t xml:space="preserve"> write function.</w:t>
      </w:r>
    </w:p>
    <w:p w14:paraId="77F16DAD" w14:textId="1E4E3CA8" w:rsidR="00006912" w:rsidRDefault="00006912" w:rsidP="00006912">
      <w:pPr>
        <w:pStyle w:val="ListParagraph"/>
        <w:numPr>
          <w:ilvl w:val="1"/>
          <w:numId w:val="18"/>
        </w:numPr>
      </w:pPr>
      <w:r>
        <w:t xml:space="preserve">Hint: Don't forget to include </w:t>
      </w:r>
      <w:proofErr w:type="spellStart"/>
      <w:r>
        <w:t>wiced_memory.h</w:t>
      </w:r>
      <w:proofErr w:type="spellEnd"/>
      <w:r>
        <w:t xml:space="preserve"> to get access to the get and free buffer functions. </w:t>
      </w:r>
    </w:p>
    <w:p w14:paraId="64AFD24B" w14:textId="419A15F6" w:rsidR="004D4329" w:rsidRDefault="001815D2" w:rsidP="009337BA">
      <w:pPr>
        <w:pStyle w:val="ListParagraph"/>
        <w:numPr>
          <w:ilvl w:val="0"/>
          <w:numId w:val="18"/>
        </w:numPr>
      </w:pPr>
      <w:r>
        <w:t xml:space="preserve">Add </w:t>
      </w:r>
      <w:r w:rsidR="009337BA">
        <w:t>commands</w:t>
      </w:r>
      <w:r>
        <w:t xml:space="preserve"> for </w:t>
      </w:r>
      <w:r w:rsidR="00E57AE3">
        <w:t>‘</w:t>
      </w:r>
      <w:r>
        <w:t>1</w:t>
      </w:r>
      <w:r w:rsidR="00E57AE3">
        <w:t>’</w:t>
      </w:r>
      <w:r>
        <w:t xml:space="preserve"> and </w:t>
      </w:r>
      <w:r w:rsidR="00E57AE3">
        <w:t>‘</w:t>
      </w:r>
      <w:r>
        <w:t>0</w:t>
      </w:r>
      <w:r w:rsidR="00E57AE3">
        <w:t>’</w:t>
      </w:r>
      <w:r>
        <w:t xml:space="preserve"> in </w:t>
      </w:r>
      <w:r w:rsidR="009337BA">
        <w:t xml:space="preserve">the UART interface </w:t>
      </w:r>
      <w:r w:rsidR="00BA7D89">
        <w:t xml:space="preserve">that call your write </w:t>
      </w:r>
      <w:r w:rsidR="00E57AE3">
        <w:t>LED</w:t>
      </w:r>
      <w:r w:rsidR="00BA7D89">
        <w:t xml:space="preserve"> function with </w:t>
      </w:r>
      <w:r w:rsidR="009337BA">
        <w:t>1</w:t>
      </w:r>
      <w:r w:rsidR="00BA7D89">
        <w:t xml:space="preserve"> or </w:t>
      </w:r>
      <w:r w:rsidR="009337BA">
        <w:t>0.</w:t>
      </w:r>
    </w:p>
    <w:p w14:paraId="512D4E39" w14:textId="484291A8" w:rsidR="0011338D" w:rsidRDefault="00846998" w:rsidP="0011338D">
      <w:pPr>
        <w:pStyle w:val="ListParagraph"/>
        <w:numPr>
          <w:ilvl w:val="0"/>
          <w:numId w:val="18"/>
        </w:numPr>
      </w:pPr>
      <w:r>
        <w:t xml:space="preserve">Test 3: Unplug </w:t>
      </w:r>
      <w:r w:rsidR="0011338D">
        <w:t>your Peripheral, program your Central, and plug your Peripheral back in.</w:t>
      </w:r>
    </w:p>
    <w:p w14:paraId="562A1860" w14:textId="0922B6DA" w:rsidR="0059780D" w:rsidRDefault="0011338D" w:rsidP="0011338D">
      <w:pPr>
        <w:pStyle w:val="ListParagraph"/>
        <w:numPr>
          <w:ilvl w:val="0"/>
          <w:numId w:val="18"/>
        </w:numPr>
      </w:pPr>
      <w:r>
        <w:t>Test the following:</w:t>
      </w:r>
    </w:p>
    <w:p w14:paraId="5D717BCE" w14:textId="77777777" w:rsidR="0011338D" w:rsidRDefault="0011338D" w:rsidP="0011338D">
      <w:pPr>
        <w:pStyle w:val="ListParagraph"/>
        <w:numPr>
          <w:ilvl w:val="1"/>
          <w:numId w:val="18"/>
        </w:numPr>
      </w:pPr>
      <w:r>
        <w:t>Start Scanning (s)</w:t>
      </w:r>
    </w:p>
    <w:p w14:paraId="65A7790E" w14:textId="77777777" w:rsidR="0011338D" w:rsidRDefault="0011338D" w:rsidP="0011338D">
      <w:pPr>
        <w:pStyle w:val="ListParagraph"/>
        <w:numPr>
          <w:ilvl w:val="1"/>
          <w:numId w:val="18"/>
        </w:numPr>
      </w:pPr>
      <w:r>
        <w:t>Verify that it finds and then connects to your Peripheral</w:t>
      </w:r>
    </w:p>
    <w:p w14:paraId="13CD7E9F" w14:textId="04F516A9" w:rsidR="0011338D" w:rsidRDefault="0011338D" w:rsidP="0011338D">
      <w:pPr>
        <w:pStyle w:val="ListParagraph"/>
        <w:numPr>
          <w:ilvl w:val="1"/>
          <w:numId w:val="18"/>
        </w:numPr>
      </w:pPr>
      <w:r>
        <w:t>Turn the LED on/off (1 and 0)</w:t>
      </w:r>
    </w:p>
    <w:p w14:paraId="657BE3F5" w14:textId="3120418D" w:rsidR="0011338D" w:rsidRPr="00527460" w:rsidRDefault="0011338D" w:rsidP="00527460">
      <w:pPr>
        <w:pStyle w:val="ListParagraph"/>
        <w:numPr>
          <w:ilvl w:val="1"/>
          <w:numId w:val="18"/>
        </w:numPr>
      </w:pPr>
      <w:r>
        <w:t>Disconnect from your Peripheral (d)</w:t>
      </w:r>
      <w:r w:rsidR="00527460">
        <w:br w:type="page"/>
      </w:r>
    </w:p>
    <w:p w14:paraId="13362B78" w14:textId="49730ED6" w:rsidR="005C2ED9" w:rsidRDefault="00424767" w:rsidP="00A520F0">
      <w:pPr>
        <w:pStyle w:val="Exercise"/>
      </w:pPr>
      <w:bookmarkStart w:id="45" w:name="_Toc530072160"/>
      <w:r>
        <w:lastRenderedPageBreak/>
        <w:t xml:space="preserve">(Advanced) </w:t>
      </w:r>
      <w:r w:rsidR="005C2ED9">
        <w:t xml:space="preserve">Add keys to turn </w:t>
      </w:r>
      <w:r w:rsidR="001A6B99">
        <w:t>the</w:t>
      </w:r>
      <w:r w:rsidR="005C2ED9">
        <w:t xml:space="preserve"> CCCD</w:t>
      </w:r>
      <w:r w:rsidR="001A6B99">
        <w:t xml:space="preserve"> on/off</w:t>
      </w:r>
      <w:bookmarkEnd w:id="45"/>
    </w:p>
    <w:p w14:paraId="0CF123B9" w14:textId="14A92AB1" w:rsidR="00A6005F" w:rsidRDefault="00A6005F" w:rsidP="00A6005F">
      <w:r>
        <w:t xml:space="preserve">In this project, </w:t>
      </w:r>
      <w:r w:rsidR="00DA0AD9">
        <w:t>you</w:t>
      </w:r>
      <w:r>
        <w:t xml:space="preserve"> will set up the CCCD to turn on</w:t>
      </w:r>
      <w:r w:rsidR="00FD6200">
        <w:t>/off</w:t>
      </w:r>
      <w:r>
        <w:t xml:space="preserve"> </w:t>
      </w:r>
      <w:r w:rsidR="00FD6200">
        <w:t>N</w:t>
      </w:r>
      <w:r>
        <w:t>otifications</w:t>
      </w:r>
      <w:r w:rsidR="00E57AE3">
        <w:t xml:space="preserve"> for the button Characteristic</w:t>
      </w:r>
      <w:r>
        <w:t xml:space="preserve"> and print out messages when </w:t>
      </w:r>
      <w:r w:rsidR="00FD6200">
        <w:t>N</w:t>
      </w:r>
      <w:r>
        <w:t>otification</w:t>
      </w:r>
      <w:r w:rsidR="00FD6200">
        <w:t>s</w:t>
      </w:r>
      <w:r>
        <w:t xml:space="preserve"> </w:t>
      </w:r>
      <w:r w:rsidR="00FD6200">
        <w:t>are received</w:t>
      </w:r>
      <w:r>
        <w:t>.</w:t>
      </w:r>
    </w:p>
    <w:p w14:paraId="10D72651" w14:textId="12211D35" w:rsidR="00A6005F" w:rsidRDefault="00A6005F" w:rsidP="00604D1D">
      <w:pPr>
        <w:pStyle w:val="ListParagraph"/>
        <w:numPr>
          <w:ilvl w:val="0"/>
          <w:numId w:val="19"/>
        </w:numPr>
      </w:pPr>
      <w:r>
        <w:t>Copy the previous project</w:t>
      </w:r>
      <w:r w:rsidR="00604D1D">
        <w:t xml:space="preserve"> to ex04_connect_notify.</w:t>
      </w:r>
    </w:p>
    <w:p w14:paraId="1B6A28F0" w14:textId="52B138E2" w:rsidR="00604D1D" w:rsidRDefault="00604D1D" w:rsidP="00604D1D">
      <w:pPr>
        <w:pStyle w:val="ListParagraph"/>
        <w:numPr>
          <w:ilvl w:val="1"/>
          <w:numId w:val="19"/>
        </w:numPr>
      </w:pPr>
      <w:r>
        <w:t xml:space="preserve">Hint: Don't forget to update the name in all locations including the </w:t>
      </w:r>
      <w:proofErr w:type="spellStart"/>
      <w:r>
        <w:t>makefile</w:t>
      </w:r>
      <w:proofErr w:type="spellEnd"/>
      <w:r>
        <w:t>.</w:t>
      </w:r>
    </w:p>
    <w:p w14:paraId="50CE58DF" w14:textId="6DB63556" w:rsidR="00C37680" w:rsidRDefault="00C37680" w:rsidP="00C37680">
      <w:pPr>
        <w:pStyle w:val="ListParagraph"/>
        <w:numPr>
          <w:ilvl w:val="0"/>
          <w:numId w:val="19"/>
        </w:numPr>
        <w:spacing w:before="240"/>
      </w:pPr>
      <w:r>
        <w:t xml:space="preserve">After the connection is made </w:t>
      </w:r>
      <w:r w:rsidR="00CF1D0B">
        <w:t xml:space="preserve">using </w:t>
      </w:r>
      <w:proofErr w:type="spellStart"/>
      <w:r w:rsidRPr="00C37680">
        <w:t>wiced_bt_gatt_le_connect</w:t>
      </w:r>
      <w:proofErr w:type="spellEnd"/>
      <w:r w:rsidR="00CF1D0B">
        <w:t>,</w:t>
      </w:r>
      <w:r w:rsidRPr="00C37680">
        <w:t xml:space="preserve"> initiate pairing by calling </w:t>
      </w:r>
      <w:proofErr w:type="spellStart"/>
      <w:r w:rsidRPr="00C37680">
        <w:t>wiced_bt_dev_sec_bond</w:t>
      </w:r>
      <w:proofErr w:type="spellEnd"/>
      <w:r w:rsidRPr="00C37680">
        <w:t>. This is necessary because the CCCD permissions for your Peripheral are set such that it cannot be read or written unless the devices are paired</w:t>
      </w:r>
      <w:r w:rsidR="000C0C5F">
        <w:t xml:space="preserve"> first (i.e</w:t>
      </w:r>
      <w:r w:rsidR="00EF1143">
        <w:t>.</w:t>
      </w:r>
      <w:r w:rsidR="000C0C5F">
        <w:t xml:space="preserve"> Authenticated)</w:t>
      </w:r>
      <w:r w:rsidRPr="00C37680">
        <w:t>.</w:t>
      </w:r>
    </w:p>
    <w:p w14:paraId="520A30A3" w14:textId="17591D86" w:rsidR="00604D1D" w:rsidRDefault="00A6005F" w:rsidP="00604D1D">
      <w:pPr>
        <w:pStyle w:val="ListParagraph"/>
        <w:numPr>
          <w:ilvl w:val="0"/>
          <w:numId w:val="19"/>
        </w:numPr>
      </w:pPr>
      <w:r>
        <w:t xml:space="preserve">Add </w:t>
      </w:r>
      <w:r w:rsidR="00EE42E0">
        <w:t xml:space="preserve">a new global variable called </w:t>
      </w:r>
      <w:proofErr w:type="spellStart"/>
      <w:r w:rsidR="00EE42E0">
        <w:t>cccdHandle</w:t>
      </w:r>
      <w:proofErr w:type="spellEnd"/>
      <w:r w:rsidR="00EE42E0">
        <w:t xml:space="preserve"> to hold the handle of the CCCD.  Setup its initial value to 0x</w:t>
      </w:r>
      <w:r w:rsidR="00E57AE3">
        <w:t>2D</w:t>
      </w:r>
      <w:r w:rsidR="00EE42E0">
        <w:t xml:space="preserve"> (this is a hardcode</w:t>
      </w:r>
      <w:r w:rsidR="00604D1D">
        <w:t>d</w:t>
      </w:r>
      <w:r w:rsidR="00EE42E0">
        <w:t xml:space="preserve"> which we will fix in the next </w:t>
      </w:r>
      <w:r w:rsidR="00877F66">
        <w:t>exercise)</w:t>
      </w:r>
      <w:r w:rsidR="00E57AE3">
        <w:t>.</w:t>
      </w:r>
    </w:p>
    <w:p w14:paraId="65DB13BA" w14:textId="5D7B4E01" w:rsidR="00A6005F" w:rsidRDefault="00604D1D" w:rsidP="00604D1D">
      <w:pPr>
        <w:pStyle w:val="ListParagraph"/>
        <w:numPr>
          <w:ilvl w:val="1"/>
          <w:numId w:val="19"/>
        </w:numPr>
      </w:pPr>
      <w:r>
        <w:t xml:space="preserve">Hint: </w:t>
      </w:r>
      <w:r w:rsidR="00E57AE3">
        <w:t>Depending on how you set</w:t>
      </w:r>
      <w:r>
        <w:t>up</w:t>
      </w:r>
      <w:r w:rsidR="00E57AE3">
        <w:t xml:space="preserve"> the GATT database your handle might be different.</w:t>
      </w:r>
    </w:p>
    <w:p w14:paraId="3FBE0FED" w14:textId="52BB1B8B" w:rsidR="00DA0AD9" w:rsidRDefault="00DA0AD9" w:rsidP="00E75915">
      <w:pPr>
        <w:pStyle w:val="ListParagraph"/>
        <w:numPr>
          <w:ilvl w:val="0"/>
          <w:numId w:val="19"/>
        </w:numPr>
      </w:pPr>
      <w:r>
        <w:t xml:space="preserve">Create a new function to write the CDDD for the Button Characteristic with a uint8_t argument to turn Notifications off or on.  If there is no connection or the </w:t>
      </w:r>
      <w:proofErr w:type="spellStart"/>
      <w:r>
        <w:t>cccdHanle</w:t>
      </w:r>
      <w:proofErr w:type="spellEnd"/>
      <w:r>
        <w:t xml:space="preserve"> is 0 then you should return.</w:t>
      </w:r>
    </w:p>
    <w:p w14:paraId="75B799DC" w14:textId="6358FCB3" w:rsidR="00DA0AD9" w:rsidRDefault="00DA0AD9" w:rsidP="00DA0AD9">
      <w:pPr>
        <w:pStyle w:val="ListParagraph"/>
        <w:numPr>
          <w:ilvl w:val="1"/>
          <w:numId w:val="19"/>
        </w:numPr>
      </w:pPr>
      <w:r>
        <w:t xml:space="preserve">Hint: You can use the function </w:t>
      </w:r>
      <w:proofErr w:type="spellStart"/>
      <w:r w:rsidRPr="00E57AE3">
        <w:t>wiced_bt_util_set_gatt_client_config_descriptor</w:t>
      </w:r>
      <w:proofErr w:type="spellEnd"/>
      <w:r>
        <w:t xml:space="preserve"> </w:t>
      </w:r>
    </w:p>
    <w:p w14:paraId="140F028E" w14:textId="77777777" w:rsidR="00D3537E" w:rsidRDefault="00D3537E" w:rsidP="00D3537E">
      <w:pPr>
        <w:pStyle w:val="ListParagraph"/>
        <w:numPr>
          <w:ilvl w:val="1"/>
          <w:numId w:val="19"/>
        </w:numPr>
      </w:pPr>
      <w:r>
        <w:t xml:space="preserve">Hint: Don’t forget to include the GATT utility library in the </w:t>
      </w:r>
      <w:proofErr w:type="spellStart"/>
      <w:r>
        <w:t>makefile</w:t>
      </w:r>
      <w:proofErr w:type="spellEnd"/>
      <w:r>
        <w:t xml:space="preserve"> and include the header file at the top of the C file.</w:t>
      </w:r>
    </w:p>
    <w:p w14:paraId="1868AC94" w14:textId="67AF166E" w:rsidR="00DA0AD9" w:rsidRDefault="00AA6A65" w:rsidP="00E75915">
      <w:pPr>
        <w:pStyle w:val="ListParagraph"/>
        <w:numPr>
          <w:ilvl w:val="0"/>
          <w:numId w:val="19"/>
        </w:numPr>
      </w:pPr>
      <w:r>
        <w:t>Add cases ‘n’ and ‘N’ to s</w:t>
      </w:r>
      <w:r w:rsidR="00877F66">
        <w:t xml:space="preserve">et and unset the CCCD </w:t>
      </w:r>
      <w:r w:rsidR="00E57AE3">
        <w:t xml:space="preserve">using the function </w:t>
      </w:r>
      <w:r w:rsidR="00D3537E">
        <w:t>you just created</w:t>
      </w:r>
      <w:r w:rsidR="00DA0AD9">
        <w:t xml:space="preserve">. </w:t>
      </w:r>
    </w:p>
    <w:p w14:paraId="09F1AEB4" w14:textId="7CF6740C" w:rsidR="00877F66" w:rsidRDefault="00877F66" w:rsidP="009E3FB3">
      <w:pPr>
        <w:pStyle w:val="ListParagraph"/>
        <w:numPr>
          <w:ilvl w:val="0"/>
          <w:numId w:val="19"/>
        </w:numPr>
      </w:pPr>
      <w:r>
        <w:t xml:space="preserve">Add a case for </w:t>
      </w:r>
      <w:r w:rsidRPr="00877F66">
        <w:t>GATT_OPERATION_CPLT_EVT</w:t>
      </w:r>
      <w:r>
        <w:t xml:space="preserve"> into the </w:t>
      </w:r>
      <w:r w:rsidR="00E57AE3">
        <w:t>GATT</w:t>
      </w:r>
      <w:r>
        <w:t xml:space="preserve"> callback.  This case should print</w:t>
      </w:r>
      <w:r w:rsidR="00E57AE3">
        <w:t xml:space="preserve"> </w:t>
      </w:r>
      <w:r>
        <w:t>out the connection id, operation, status, handle, length and the raw bytes of data</w:t>
      </w:r>
      <w:r w:rsidR="007E42A8">
        <w:t>.</w:t>
      </w:r>
    </w:p>
    <w:p w14:paraId="15CEEF37" w14:textId="5CD0953B" w:rsidR="00D3537E" w:rsidRPr="00877F66" w:rsidRDefault="00D3537E" w:rsidP="00D3537E">
      <w:pPr>
        <w:pStyle w:val="ListParagraph"/>
        <w:numPr>
          <w:ilvl w:val="1"/>
          <w:numId w:val="19"/>
        </w:numPr>
      </w:pPr>
      <w:r>
        <w:t xml:space="preserve">Hint: These values are all under the </w:t>
      </w:r>
      <w:proofErr w:type="spellStart"/>
      <w:r>
        <w:t>operation_complete</w:t>
      </w:r>
      <w:proofErr w:type="spellEnd"/>
      <w:r>
        <w:t xml:space="preserve"> structure in the event data. Some of them are 2 levels down under </w:t>
      </w:r>
      <w:proofErr w:type="spellStart"/>
      <w:r>
        <w:t>operation_complete.response_data</w:t>
      </w:r>
      <w:proofErr w:type="spellEnd"/>
      <w:r>
        <w:t xml:space="preserve"> or 3 levels down under </w:t>
      </w:r>
      <w:proofErr w:type="spellStart"/>
      <w:r>
        <w:t>operation_complete.response_data.att_value</w:t>
      </w:r>
      <w:proofErr w:type="spellEnd"/>
      <w:r>
        <w:t>.</w:t>
      </w:r>
    </w:p>
    <w:p w14:paraId="35E08023" w14:textId="759791C0" w:rsidR="00AA6A65" w:rsidRDefault="007E42A8" w:rsidP="007E42A8">
      <w:pPr>
        <w:pStyle w:val="ListParagraph"/>
        <w:numPr>
          <w:ilvl w:val="0"/>
          <w:numId w:val="19"/>
        </w:numPr>
      </w:pPr>
      <w:r>
        <w:t>Unplug your Peripheral, program your Central, and plug your Peripheral back in.</w:t>
      </w:r>
    </w:p>
    <w:p w14:paraId="52BF67A3" w14:textId="3005D925" w:rsidR="007E42A8" w:rsidRDefault="007E42A8" w:rsidP="007E42A8">
      <w:pPr>
        <w:pStyle w:val="ListParagraph"/>
        <w:numPr>
          <w:ilvl w:val="0"/>
          <w:numId w:val="19"/>
        </w:numPr>
      </w:pPr>
      <w:r>
        <w:t>Test the following:</w:t>
      </w:r>
    </w:p>
    <w:p w14:paraId="07BA3A50" w14:textId="7285F24D" w:rsidR="007E42A8" w:rsidRDefault="007E42A8" w:rsidP="007E42A8">
      <w:pPr>
        <w:pStyle w:val="ListParagraph"/>
        <w:numPr>
          <w:ilvl w:val="1"/>
          <w:numId w:val="19"/>
        </w:numPr>
      </w:pPr>
      <w:r>
        <w:t>Start Scanning (s)</w:t>
      </w:r>
    </w:p>
    <w:p w14:paraId="17AD78F9" w14:textId="05A837A8" w:rsidR="007E42A8" w:rsidRDefault="007E42A8" w:rsidP="007E42A8">
      <w:pPr>
        <w:pStyle w:val="ListParagraph"/>
        <w:numPr>
          <w:ilvl w:val="1"/>
          <w:numId w:val="19"/>
        </w:numPr>
      </w:pPr>
      <w:r>
        <w:t>Verify that the connection is made</w:t>
      </w:r>
    </w:p>
    <w:p w14:paraId="6032F388" w14:textId="7F7674AF" w:rsidR="007E42A8" w:rsidRDefault="00004847" w:rsidP="007E42A8">
      <w:pPr>
        <w:pStyle w:val="ListParagraph"/>
        <w:numPr>
          <w:ilvl w:val="1"/>
          <w:numId w:val="19"/>
        </w:numPr>
      </w:pPr>
      <w:r>
        <w:t xml:space="preserve">Press the </w:t>
      </w:r>
      <w:r w:rsidR="007E42A8">
        <w:t>button</w:t>
      </w:r>
      <w:r w:rsidR="00A5765C">
        <w:t xml:space="preserve"> on the peripheral</w:t>
      </w:r>
      <w:r w:rsidR="007E42A8">
        <w:t>. Notifications are not enabled so you should not see a response.</w:t>
      </w:r>
    </w:p>
    <w:p w14:paraId="2B997CB2" w14:textId="740A8F06" w:rsidR="007E42A8" w:rsidRDefault="007E42A8" w:rsidP="007E42A8">
      <w:pPr>
        <w:pStyle w:val="ListParagraph"/>
        <w:numPr>
          <w:ilvl w:val="1"/>
          <w:numId w:val="19"/>
        </w:numPr>
      </w:pPr>
      <w:r>
        <w:t>Enable Notifications (n)</w:t>
      </w:r>
    </w:p>
    <w:p w14:paraId="541DDF13" w14:textId="15BEC0D8" w:rsidR="007E42A8" w:rsidRDefault="00004847" w:rsidP="007E42A8">
      <w:pPr>
        <w:pStyle w:val="ListParagraph"/>
        <w:numPr>
          <w:ilvl w:val="1"/>
          <w:numId w:val="19"/>
        </w:numPr>
      </w:pPr>
      <w:r>
        <w:t xml:space="preserve">Press the </w:t>
      </w:r>
      <w:r w:rsidR="007E42A8">
        <w:t>button</w:t>
      </w:r>
      <w:r w:rsidR="00A5765C">
        <w:t xml:space="preserve"> on the peripheral</w:t>
      </w:r>
      <w:r w:rsidR="007E42A8">
        <w:t>. You should see a response.</w:t>
      </w:r>
    </w:p>
    <w:p w14:paraId="40604A92" w14:textId="4819A2F3" w:rsidR="007E42A8" w:rsidRDefault="007E42A8" w:rsidP="007E42A8">
      <w:pPr>
        <w:pStyle w:val="ListParagraph"/>
        <w:numPr>
          <w:ilvl w:val="1"/>
          <w:numId w:val="19"/>
        </w:numPr>
      </w:pPr>
      <w:r>
        <w:t>Disable Notifications (N)</w:t>
      </w:r>
    </w:p>
    <w:p w14:paraId="1A8D28D5" w14:textId="09CEF04C" w:rsidR="007E42A8" w:rsidRDefault="00004847" w:rsidP="007E42A8">
      <w:pPr>
        <w:pStyle w:val="ListParagraph"/>
        <w:numPr>
          <w:ilvl w:val="1"/>
          <w:numId w:val="19"/>
        </w:numPr>
      </w:pPr>
      <w:r>
        <w:t>Press the</w:t>
      </w:r>
      <w:r w:rsidR="007E42A8">
        <w:t xml:space="preserve"> button. You should not see a response.</w:t>
      </w:r>
    </w:p>
    <w:p w14:paraId="271E8274" w14:textId="62A14646" w:rsidR="007E42A8" w:rsidRPr="00A6005F" w:rsidRDefault="007E42A8" w:rsidP="007E42A8">
      <w:pPr>
        <w:pStyle w:val="ListParagraph"/>
        <w:numPr>
          <w:ilvl w:val="1"/>
          <w:numId w:val="19"/>
        </w:numPr>
      </w:pPr>
      <w:r>
        <w:t>Disconnect (d)</w:t>
      </w:r>
    </w:p>
    <w:p w14:paraId="1D0F2217" w14:textId="77777777" w:rsidR="007E42A8" w:rsidRDefault="007E42A8">
      <w:pPr>
        <w:rPr>
          <w:rFonts w:eastAsia="Times New Roman"/>
          <w:b/>
          <w:color w:val="1F4E79" w:themeColor="accent1" w:themeShade="80"/>
          <w:sz w:val="24"/>
          <w:szCs w:val="26"/>
        </w:rPr>
      </w:pPr>
      <w:r>
        <w:br w:type="page"/>
      </w:r>
    </w:p>
    <w:p w14:paraId="2F4FCDDA" w14:textId="5784CF3C" w:rsidR="005C2ED9" w:rsidRDefault="00424767" w:rsidP="00A520F0">
      <w:pPr>
        <w:pStyle w:val="Exercise"/>
      </w:pPr>
      <w:bookmarkStart w:id="46" w:name="_Toc530072161"/>
      <w:r>
        <w:lastRenderedPageBreak/>
        <w:t xml:space="preserve">(Advanced) </w:t>
      </w:r>
      <w:r w:rsidR="00E57AE3">
        <w:t xml:space="preserve">Make your </w:t>
      </w:r>
      <w:r w:rsidR="001A6B99">
        <w:t>Central</w:t>
      </w:r>
      <w:r w:rsidR="00E57AE3">
        <w:t xml:space="preserve"> do S</w:t>
      </w:r>
      <w:r w:rsidR="005C2ED9">
        <w:t xml:space="preserve">ervice </w:t>
      </w:r>
      <w:r w:rsidR="00E57AE3">
        <w:t>D</w:t>
      </w:r>
      <w:r w:rsidR="005C2ED9">
        <w:t>iscovery</w:t>
      </w:r>
      <w:bookmarkEnd w:id="46"/>
    </w:p>
    <w:p w14:paraId="7118BE9B" w14:textId="0A3AF0CD" w:rsidR="008150B5" w:rsidRDefault="004A3DFB" w:rsidP="000534DC">
      <w:r>
        <w:t>In this exercise, i</w:t>
      </w:r>
      <w:r w:rsidR="00317CD9">
        <w:t xml:space="preserve">nstead of hardcoding the </w:t>
      </w:r>
      <w:r w:rsidR="0084158D">
        <w:t>H</w:t>
      </w:r>
      <w:r w:rsidR="00317CD9">
        <w:t xml:space="preserve">andle for the LED and Button CCCD, we will modify our program to do a </w:t>
      </w:r>
      <w:r w:rsidR="0084158D">
        <w:t>S</w:t>
      </w:r>
      <w:r w:rsidR="00317CD9">
        <w:t xml:space="preserve">ervice discovery. </w:t>
      </w:r>
      <w:r w:rsidR="008150B5">
        <w:t>Instead of triggering the whole process with a state</w:t>
      </w:r>
      <w:r w:rsidR="00615940">
        <w:t xml:space="preserve"> </w:t>
      </w:r>
      <w:r w:rsidR="008150B5">
        <w:t xml:space="preserve">machine, we will use keyboard commands to launch the </w:t>
      </w:r>
      <w:r w:rsidR="00615940">
        <w:t xml:space="preserve">three </w:t>
      </w:r>
      <w:r w:rsidR="008150B5">
        <w:t>stages.</w:t>
      </w:r>
    </w:p>
    <w:p w14:paraId="7321CBCD" w14:textId="5C316451" w:rsidR="00317CD9" w:rsidRDefault="00615940" w:rsidP="000534DC">
      <w:r>
        <w:t>The three stages are:</w:t>
      </w:r>
    </w:p>
    <w:p w14:paraId="6FDDD3C3" w14:textId="4B27C6A8" w:rsidR="008150B5" w:rsidRDefault="008150B5" w:rsidP="00BD497C">
      <w:pPr>
        <w:pStyle w:val="ListParagraph"/>
        <w:numPr>
          <w:ilvl w:val="0"/>
          <w:numId w:val="6"/>
        </w:numPr>
      </w:pPr>
      <w:r>
        <w:t xml:space="preserve">‘q’= </w:t>
      </w:r>
      <w:r w:rsidR="00C5627F">
        <w:t xml:space="preserve"> </w:t>
      </w:r>
      <w:r w:rsidR="00E57AE3">
        <w:t>S</w:t>
      </w:r>
      <w:r>
        <w:t>ervice discove</w:t>
      </w:r>
      <w:r w:rsidR="00523B0C">
        <w:t xml:space="preserve">ry with the UUID of the </w:t>
      </w:r>
      <w:r w:rsidR="009E6922">
        <w:t>WICED101 S</w:t>
      </w:r>
      <w:r w:rsidR="00523B0C">
        <w:t>ervice</w:t>
      </w:r>
      <w:r w:rsidR="00C5627F">
        <w:t xml:space="preserve"> to get the start and end Handles for the Service Group.</w:t>
      </w:r>
    </w:p>
    <w:p w14:paraId="1DB933F8" w14:textId="67EA3F62" w:rsidR="008150B5" w:rsidRDefault="008150B5" w:rsidP="00BD497C">
      <w:pPr>
        <w:pStyle w:val="ListParagraph"/>
        <w:numPr>
          <w:ilvl w:val="0"/>
          <w:numId w:val="6"/>
        </w:numPr>
      </w:pPr>
      <w:r>
        <w:t>‘w’=</w:t>
      </w:r>
      <w:r w:rsidR="00C5627F">
        <w:t xml:space="preserve"> </w:t>
      </w:r>
      <w:r w:rsidR="00E57AE3">
        <w:t>C</w:t>
      </w:r>
      <w:r>
        <w:t xml:space="preserve">haracteristic discovery with the range of </w:t>
      </w:r>
      <w:r w:rsidR="00C5627F">
        <w:t>H</w:t>
      </w:r>
      <w:r>
        <w:t>andle</w:t>
      </w:r>
      <w:r w:rsidR="00523B0C">
        <w:t>s</w:t>
      </w:r>
      <w:r>
        <w:t xml:space="preserve"> from </w:t>
      </w:r>
      <w:r w:rsidR="00C5627F">
        <w:t>step 1 to discover all Characteristic Handles and Characteristic Value Handles.</w:t>
      </w:r>
    </w:p>
    <w:p w14:paraId="379C1406" w14:textId="0F429C2F" w:rsidR="008150B5" w:rsidRDefault="008150B5" w:rsidP="00BD497C">
      <w:pPr>
        <w:pStyle w:val="ListParagraph"/>
        <w:numPr>
          <w:ilvl w:val="0"/>
          <w:numId w:val="6"/>
        </w:numPr>
      </w:pPr>
      <w:r>
        <w:t>‘e’ =</w:t>
      </w:r>
      <w:r w:rsidR="00C5627F">
        <w:t xml:space="preserve"> </w:t>
      </w:r>
      <w:r w:rsidR="00E57AE3">
        <w:t>D</w:t>
      </w:r>
      <w:r w:rsidR="00523B0C">
        <w:t xml:space="preserve">escriptor discovery of the button </w:t>
      </w:r>
      <w:r w:rsidR="00E57AE3">
        <w:t>C</w:t>
      </w:r>
      <w:r w:rsidR="00A36633">
        <w:t>haracteristic</w:t>
      </w:r>
      <w:r w:rsidR="00523B0C">
        <w:t xml:space="preserve"> to find the CCCD</w:t>
      </w:r>
      <w:r w:rsidR="00C5627F">
        <w:t xml:space="preserve"> Handle</w:t>
      </w:r>
      <w:r w:rsidR="00523B0C">
        <w:t>.</w:t>
      </w:r>
    </w:p>
    <w:p w14:paraId="348A74DC" w14:textId="35BDE26E" w:rsidR="00C5627F" w:rsidRDefault="00C5627F" w:rsidP="008150B5">
      <w:r>
        <w:t>To create the project:</w:t>
      </w:r>
    </w:p>
    <w:p w14:paraId="616EDE04" w14:textId="2F483532" w:rsidR="00C5627F" w:rsidRDefault="00C5627F" w:rsidP="00C5627F">
      <w:pPr>
        <w:pStyle w:val="ListParagraph"/>
        <w:numPr>
          <w:ilvl w:val="0"/>
          <w:numId w:val="21"/>
        </w:numPr>
      </w:pPr>
      <w:r>
        <w:t>Copy the previous project to ex0</w:t>
      </w:r>
      <w:r w:rsidR="00345749">
        <w:t>5</w:t>
      </w:r>
      <w:r>
        <w:t>_discover.</w:t>
      </w:r>
    </w:p>
    <w:p w14:paraId="75482487" w14:textId="77777777" w:rsidR="00C5627F" w:rsidRDefault="00C5627F" w:rsidP="00C5627F">
      <w:pPr>
        <w:pStyle w:val="ListParagraph"/>
        <w:numPr>
          <w:ilvl w:val="1"/>
          <w:numId w:val="21"/>
        </w:numPr>
      </w:pPr>
      <w:r>
        <w:t xml:space="preserve">Hint: Don't forget to update the name in all locations including the </w:t>
      </w:r>
      <w:proofErr w:type="spellStart"/>
      <w:r>
        <w:t>makefile</w:t>
      </w:r>
      <w:proofErr w:type="spellEnd"/>
      <w:r>
        <w:t>.</w:t>
      </w:r>
    </w:p>
    <w:p w14:paraId="3F92868F" w14:textId="770A2647" w:rsidR="009E6922" w:rsidRDefault="009E6922" w:rsidP="008150B5">
      <w:pPr>
        <w:pStyle w:val="ListParagraph"/>
        <w:numPr>
          <w:ilvl w:val="0"/>
          <w:numId w:val="21"/>
        </w:numPr>
      </w:pPr>
      <w:r>
        <w:t>Create variables to save the start and end Handle of the WICED101 Service</w:t>
      </w:r>
      <w:r w:rsidR="00C5627F">
        <w:t xml:space="preserve"> and </w:t>
      </w:r>
      <w:r>
        <w:t>create a variable to hold the WICED101 Service UUID</w:t>
      </w:r>
      <w:r w:rsidR="00C5627F">
        <w:t xml:space="preserve"> (if you don't already have one)</w:t>
      </w:r>
      <w:r w:rsidR="00A37C12">
        <w:t>. Remember that your UUID will be different.</w:t>
      </w:r>
    </w:p>
    <w:p w14:paraId="22E1AC4C" w14:textId="3C8D4784" w:rsidR="003629F1" w:rsidRDefault="009E6922" w:rsidP="003629F1">
      <w:pPr>
        <w:spacing w:after="0"/>
        <w:ind w:left="720"/>
        <w:rPr>
          <w:rFonts w:ascii="Courier New" w:hAnsi="Courier New" w:cs="Courier New"/>
          <w:sz w:val="16"/>
          <w:szCs w:val="17"/>
        </w:rPr>
      </w:pPr>
      <w:r w:rsidRPr="003629F1">
        <w:rPr>
          <w:rFonts w:ascii="Courier New" w:hAnsi="Courier New" w:cs="Courier New"/>
          <w:color w:val="931A68"/>
          <w:sz w:val="16"/>
          <w:szCs w:val="17"/>
        </w:rPr>
        <w:t>static</w:t>
      </w:r>
      <w:r w:rsidRPr="003629F1">
        <w:rPr>
          <w:rFonts w:ascii="Courier New" w:hAnsi="Courier New" w:cs="Courier New"/>
          <w:sz w:val="16"/>
          <w:szCs w:val="17"/>
        </w:rPr>
        <w:t xml:space="preserve"> </w:t>
      </w:r>
      <w:proofErr w:type="spellStart"/>
      <w:r w:rsidRPr="003629F1">
        <w:rPr>
          <w:rFonts w:ascii="Courier New" w:hAnsi="Courier New" w:cs="Courier New"/>
          <w:color w:val="931A68"/>
          <w:sz w:val="16"/>
          <w:szCs w:val="17"/>
        </w:rPr>
        <w:t>const</w:t>
      </w:r>
      <w:proofErr w:type="spellEnd"/>
      <w:r w:rsidRPr="003629F1">
        <w:rPr>
          <w:rFonts w:ascii="Courier New" w:hAnsi="Courier New" w:cs="Courier New"/>
          <w:sz w:val="16"/>
          <w:szCs w:val="17"/>
        </w:rPr>
        <w:t xml:space="preserve"> </w:t>
      </w:r>
      <w:r w:rsidRPr="003629F1">
        <w:rPr>
          <w:rFonts w:ascii="Courier New" w:hAnsi="Courier New" w:cs="Courier New"/>
          <w:color w:val="006141"/>
          <w:sz w:val="16"/>
          <w:szCs w:val="17"/>
        </w:rPr>
        <w:t>uint8_t</w:t>
      </w:r>
      <w:r w:rsidRPr="003629F1">
        <w:rPr>
          <w:rFonts w:ascii="Courier New" w:hAnsi="Courier New" w:cs="Courier New"/>
          <w:sz w:val="16"/>
          <w:szCs w:val="17"/>
        </w:rPr>
        <w:t xml:space="preserve"> </w:t>
      </w:r>
      <w:proofErr w:type="spellStart"/>
      <w:r w:rsidRPr="003629F1">
        <w:rPr>
          <w:rFonts w:ascii="Courier New" w:hAnsi="Courier New" w:cs="Courier New"/>
          <w:sz w:val="16"/>
          <w:szCs w:val="17"/>
        </w:rPr>
        <w:t>serviceUUID</w:t>
      </w:r>
      <w:proofErr w:type="spellEnd"/>
      <w:r w:rsidRPr="003629F1">
        <w:rPr>
          <w:rFonts w:ascii="Courier New" w:hAnsi="Courier New" w:cs="Courier New"/>
          <w:sz w:val="16"/>
          <w:szCs w:val="17"/>
        </w:rPr>
        <w:t>[] = {</w:t>
      </w:r>
      <w:r w:rsidR="003629F1">
        <w:rPr>
          <w:rFonts w:ascii="Courier New" w:hAnsi="Courier New" w:cs="Courier New"/>
          <w:sz w:val="20"/>
        </w:rPr>
        <w:t xml:space="preserve"> </w:t>
      </w:r>
      <w:r w:rsidR="00C5627F" w:rsidRPr="003629F1">
        <w:rPr>
          <w:rFonts w:ascii="Courier New" w:hAnsi="Courier New" w:cs="Courier New"/>
          <w:sz w:val="16"/>
          <w:szCs w:val="17"/>
        </w:rPr>
        <w:t xml:space="preserve">0x31, 0x01, 0x9b, 0x5f, 0x80, 0x00, 0x00, 0x80, </w:t>
      </w:r>
      <w:r w:rsidR="003629F1">
        <w:rPr>
          <w:rFonts w:ascii="Courier New" w:hAnsi="Courier New" w:cs="Courier New"/>
          <w:sz w:val="16"/>
          <w:szCs w:val="17"/>
        </w:rPr>
        <w:t xml:space="preserve">    </w:t>
      </w:r>
    </w:p>
    <w:p w14:paraId="36913AC2" w14:textId="5E06C346" w:rsidR="009E6922" w:rsidRPr="003629F1" w:rsidRDefault="003629F1" w:rsidP="003629F1">
      <w:pPr>
        <w:spacing w:after="0"/>
        <w:ind w:left="720"/>
        <w:rPr>
          <w:rFonts w:ascii="Courier New" w:hAnsi="Courier New" w:cs="Courier New"/>
          <w:sz w:val="16"/>
          <w:szCs w:val="17"/>
        </w:rPr>
      </w:pPr>
      <w:r>
        <w:rPr>
          <w:rFonts w:ascii="Courier New" w:hAnsi="Courier New" w:cs="Courier New"/>
          <w:color w:val="931A68"/>
          <w:sz w:val="16"/>
          <w:szCs w:val="17"/>
        </w:rPr>
        <w:t xml:space="preserve">                                       </w:t>
      </w:r>
      <w:r w:rsidR="00C5627F" w:rsidRPr="003629F1">
        <w:rPr>
          <w:rFonts w:ascii="Courier New" w:hAnsi="Courier New" w:cs="Courier New"/>
          <w:sz w:val="16"/>
          <w:szCs w:val="17"/>
        </w:rPr>
        <w:t>0x00, 0x10, 0x00, 0x00,</w:t>
      </w:r>
      <w:r>
        <w:rPr>
          <w:rFonts w:ascii="Courier New" w:hAnsi="Courier New" w:cs="Courier New"/>
          <w:sz w:val="16"/>
          <w:szCs w:val="17"/>
        </w:rPr>
        <w:t xml:space="preserve"> </w:t>
      </w:r>
      <w:r w:rsidR="00C5627F" w:rsidRPr="003629F1">
        <w:rPr>
          <w:rFonts w:ascii="Courier New" w:hAnsi="Courier New" w:cs="Courier New"/>
          <w:sz w:val="16"/>
          <w:szCs w:val="17"/>
        </w:rPr>
        <w:t>0xb5, 0xca, 0x03, 0x00</w:t>
      </w:r>
      <w:r w:rsidR="009E6922" w:rsidRPr="003629F1">
        <w:rPr>
          <w:rFonts w:ascii="Courier New" w:hAnsi="Courier New" w:cs="Courier New"/>
          <w:sz w:val="16"/>
          <w:szCs w:val="17"/>
        </w:rPr>
        <w:t>};</w:t>
      </w:r>
    </w:p>
    <w:p w14:paraId="7C87E3F0" w14:textId="6E4D1C94" w:rsidR="009E6922" w:rsidRPr="003629F1" w:rsidRDefault="009E6922" w:rsidP="003629F1">
      <w:pPr>
        <w:spacing w:after="0"/>
        <w:ind w:left="720"/>
        <w:rPr>
          <w:rFonts w:ascii="Courier New" w:hAnsi="Courier New" w:cs="Courier New"/>
          <w:sz w:val="16"/>
          <w:szCs w:val="17"/>
        </w:rPr>
      </w:pPr>
      <w:r w:rsidRPr="003629F1">
        <w:rPr>
          <w:rFonts w:ascii="Courier New" w:hAnsi="Courier New" w:cs="Courier New"/>
          <w:color w:val="931A68"/>
          <w:sz w:val="16"/>
          <w:szCs w:val="17"/>
        </w:rPr>
        <w:t>static</w:t>
      </w:r>
      <w:r w:rsidRPr="003629F1">
        <w:rPr>
          <w:rFonts w:ascii="Courier New" w:hAnsi="Courier New" w:cs="Courier New"/>
          <w:sz w:val="16"/>
          <w:szCs w:val="17"/>
        </w:rPr>
        <w:t xml:space="preserve"> </w:t>
      </w:r>
      <w:r w:rsidRPr="003629F1">
        <w:rPr>
          <w:rFonts w:ascii="Courier New" w:hAnsi="Courier New" w:cs="Courier New"/>
          <w:color w:val="006141"/>
          <w:sz w:val="16"/>
          <w:szCs w:val="17"/>
        </w:rPr>
        <w:t>uint16_t</w:t>
      </w:r>
      <w:r w:rsidRPr="003629F1">
        <w:rPr>
          <w:rFonts w:ascii="Courier New" w:hAnsi="Courier New" w:cs="Courier New"/>
          <w:sz w:val="16"/>
          <w:szCs w:val="17"/>
        </w:rPr>
        <w:t xml:space="preserve"> </w:t>
      </w:r>
      <w:proofErr w:type="spellStart"/>
      <w:r w:rsidRPr="003629F1">
        <w:rPr>
          <w:rFonts w:ascii="Courier New" w:hAnsi="Courier New" w:cs="Courier New"/>
          <w:sz w:val="16"/>
          <w:szCs w:val="17"/>
        </w:rPr>
        <w:t>serviceStartHandle</w:t>
      </w:r>
      <w:proofErr w:type="spellEnd"/>
      <w:r w:rsidR="00F87FAE">
        <w:rPr>
          <w:rFonts w:ascii="Courier New" w:hAnsi="Courier New" w:cs="Courier New"/>
          <w:sz w:val="16"/>
          <w:szCs w:val="17"/>
        </w:rPr>
        <w:t xml:space="preserve"> </w:t>
      </w:r>
      <w:r w:rsidRPr="003629F1">
        <w:rPr>
          <w:rFonts w:ascii="Courier New" w:hAnsi="Courier New" w:cs="Courier New"/>
          <w:sz w:val="16"/>
          <w:szCs w:val="17"/>
        </w:rPr>
        <w:t>=</w:t>
      </w:r>
      <w:r w:rsidR="00F87FAE">
        <w:rPr>
          <w:rFonts w:ascii="Courier New" w:hAnsi="Courier New" w:cs="Courier New"/>
          <w:sz w:val="16"/>
          <w:szCs w:val="17"/>
        </w:rPr>
        <w:t xml:space="preserve"> 0x000</w:t>
      </w:r>
      <w:r w:rsidRPr="003629F1">
        <w:rPr>
          <w:rFonts w:ascii="Courier New" w:hAnsi="Courier New" w:cs="Courier New"/>
          <w:sz w:val="16"/>
          <w:szCs w:val="17"/>
        </w:rPr>
        <w:t>1;</w:t>
      </w:r>
    </w:p>
    <w:p w14:paraId="044068A0" w14:textId="55686EA2" w:rsidR="009E6922" w:rsidRPr="003629F1" w:rsidRDefault="009E6922" w:rsidP="003629F1">
      <w:pPr>
        <w:ind w:left="720"/>
        <w:rPr>
          <w:rFonts w:ascii="Courier New" w:hAnsi="Courier New" w:cs="Courier New"/>
          <w:sz w:val="16"/>
          <w:szCs w:val="17"/>
        </w:rPr>
      </w:pPr>
      <w:r w:rsidRPr="003629F1">
        <w:rPr>
          <w:rFonts w:ascii="Courier New" w:hAnsi="Courier New" w:cs="Courier New"/>
          <w:color w:val="931A68"/>
          <w:sz w:val="16"/>
          <w:szCs w:val="17"/>
        </w:rPr>
        <w:t>static</w:t>
      </w:r>
      <w:r w:rsidRPr="003629F1">
        <w:rPr>
          <w:rFonts w:ascii="Courier New" w:hAnsi="Courier New" w:cs="Courier New"/>
          <w:sz w:val="16"/>
          <w:szCs w:val="17"/>
        </w:rPr>
        <w:t xml:space="preserve"> </w:t>
      </w:r>
      <w:r w:rsidRPr="003629F1">
        <w:rPr>
          <w:rFonts w:ascii="Courier New" w:hAnsi="Courier New" w:cs="Courier New"/>
          <w:color w:val="006141"/>
          <w:sz w:val="16"/>
          <w:szCs w:val="17"/>
        </w:rPr>
        <w:t>uint16_t</w:t>
      </w:r>
      <w:r w:rsidRPr="003629F1">
        <w:rPr>
          <w:rFonts w:ascii="Courier New" w:hAnsi="Courier New" w:cs="Courier New"/>
          <w:sz w:val="16"/>
          <w:szCs w:val="17"/>
        </w:rPr>
        <w:t xml:space="preserve"> </w:t>
      </w:r>
      <w:proofErr w:type="spellStart"/>
      <w:r w:rsidRPr="003629F1">
        <w:rPr>
          <w:rFonts w:ascii="Courier New" w:hAnsi="Courier New" w:cs="Courier New"/>
          <w:sz w:val="16"/>
          <w:szCs w:val="17"/>
        </w:rPr>
        <w:t>serviceEndHandle</w:t>
      </w:r>
      <w:proofErr w:type="spellEnd"/>
      <w:r w:rsidR="00F87FAE">
        <w:rPr>
          <w:rFonts w:ascii="Courier New" w:hAnsi="Courier New" w:cs="Courier New"/>
          <w:sz w:val="16"/>
          <w:szCs w:val="17"/>
        </w:rPr>
        <w:t xml:space="preserve">   </w:t>
      </w:r>
      <w:r w:rsidRPr="003629F1">
        <w:rPr>
          <w:rFonts w:ascii="Courier New" w:hAnsi="Courier New" w:cs="Courier New"/>
          <w:sz w:val="16"/>
          <w:szCs w:val="17"/>
        </w:rPr>
        <w:t>=</w:t>
      </w:r>
      <w:r w:rsidR="00F87FAE">
        <w:rPr>
          <w:rFonts w:ascii="Courier New" w:hAnsi="Courier New" w:cs="Courier New"/>
          <w:sz w:val="16"/>
          <w:szCs w:val="17"/>
        </w:rPr>
        <w:t xml:space="preserve"> </w:t>
      </w:r>
      <w:r w:rsidRPr="003629F1">
        <w:rPr>
          <w:rFonts w:ascii="Courier New" w:hAnsi="Courier New" w:cs="Courier New"/>
          <w:sz w:val="16"/>
          <w:szCs w:val="17"/>
        </w:rPr>
        <w:t>0xFFFF;</w:t>
      </w:r>
    </w:p>
    <w:p w14:paraId="55E779D3" w14:textId="6B2EA16A" w:rsidR="00523B0C" w:rsidRDefault="00A36633" w:rsidP="00AE2F94">
      <w:pPr>
        <w:pStyle w:val="ListParagraph"/>
        <w:numPr>
          <w:ilvl w:val="0"/>
          <w:numId w:val="21"/>
        </w:numPr>
      </w:pPr>
      <w:r>
        <w:t>Make a new structure t</w:t>
      </w:r>
      <w:r w:rsidR="0084158D">
        <w:t xml:space="preserve">o manage the discovered handles of </w:t>
      </w:r>
      <w:r w:rsidR="003629F1">
        <w:t xml:space="preserve">the </w:t>
      </w:r>
      <w:r w:rsidR="0084158D">
        <w:t>Characteristics</w:t>
      </w:r>
      <w:r w:rsidR="00A325B4">
        <w:t>:</w:t>
      </w:r>
    </w:p>
    <w:p w14:paraId="0585F2E2" w14:textId="77777777" w:rsidR="00A36633" w:rsidRPr="00A325B4" w:rsidRDefault="00A36633" w:rsidP="003629F1">
      <w:pPr>
        <w:spacing w:after="0"/>
        <w:ind w:left="720"/>
        <w:rPr>
          <w:rFonts w:ascii="Courier New" w:hAnsi="Courier New" w:cs="Courier New"/>
          <w:color w:val="931A68"/>
          <w:sz w:val="16"/>
          <w:szCs w:val="17"/>
        </w:rPr>
      </w:pPr>
      <w:r w:rsidRPr="00A325B4">
        <w:rPr>
          <w:rFonts w:ascii="Courier New" w:hAnsi="Courier New" w:cs="Courier New"/>
          <w:color w:val="931A68"/>
          <w:sz w:val="16"/>
          <w:szCs w:val="17"/>
        </w:rPr>
        <w:t>typedef</w:t>
      </w:r>
      <w:r w:rsidRPr="00A325B4">
        <w:rPr>
          <w:rFonts w:ascii="Courier New" w:hAnsi="Courier New" w:cs="Courier New"/>
          <w:color w:val="000000"/>
          <w:sz w:val="16"/>
          <w:szCs w:val="17"/>
        </w:rPr>
        <w:t xml:space="preserve"> </w:t>
      </w:r>
      <w:r w:rsidRPr="00A325B4">
        <w:rPr>
          <w:rFonts w:ascii="Courier New" w:hAnsi="Courier New" w:cs="Courier New"/>
          <w:color w:val="931A68"/>
          <w:sz w:val="16"/>
          <w:szCs w:val="17"/>
        </w:rPr>
        <w:t>struct</w:t>
      </w:r>
      <w:r w:rsidRPr="00A325B4">
        <w:rPr>
          <w:rFonts w:ascii="Courier New" w:hAnsi="Courier New" w:cs="Courier New"/>
          <w:color w:val="000000"/>
          <w:sz w:val="16"/>
          <w:szCs w:val="17"/>
        </w:rPr>
        <w:t xml:space="preserve"> {</w:t>
      </w:r>
    </w:p>
    <w:p w14:paraId="7EC36B50" w14:textId="77777777" w:rsidR="00A36633" w:rsidRPr="00A325B4" w:rsidRDefault="00A36633" w:rsidP="003629F1">
      <w:pPr>
        <w:spacing w:after="0"/>
        <w:ind w:left="720"/>
        <w:rPr>
          <w:rFonts w:ascii="Courier New" w:hAnsi="Courier New" w:cs="Courier New"/>
          <w:color w:val="0326CC"/>
          <w:sz w:val="16"/>
          <w:szCs w:val="17"/>
        </w:rPr>
      </w:pPr>
      <w:r w:rsidRPr="00A325B4">
        <w:rPr>
          <w:rFonts w:ascii="Courier New" w:hAnsi="Courier New" w:cs="Courier New"/>
          <w:color w:val="000000"/>
          <w:sz w:val="16"/>
          <w:szCs w:val="17"/>
        </w:rPr>
        <w:t xml:space="preserve">    </w:t>
      </w:r>
      <w:r w:rsidRPr="00A325B4">
        <w:rPr>
          <w:rFonts w:ascii="Courier New" w:hAnsi="Courier New" w:cs="Courier New"/>
          <w:color w:val="006141"/>
          <w:sz w:val="16"/>
          <w:szCs w:val="17"/>
        </w:rPr>
        <w:t>uint16_t</w:t>
      </w: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326CC"/>
          <w:sz w:val="16"/>
          <w:szCs w:val="17"/>
        </w:rPr>
        <w:t>startHandle</w:t>
      </w:r>
      <w:proofErr w:type="spellEnd"/>
      <w:r w:rsidRPr="00A325B4">
        <w:rPr>
          <w:rFonts w:ascii="Courier New" w:hAnsi="Courier New" w:cs="Courier New"/>
          <w:color w:val="000000"/>
          <w:sz w:val="16"/>
          <w:szCs w:val="17"/>
        </w:rPr>
        <w:t>;</w:t>
      </w:r>
    </w:p>
    <w:p w14:paraId="29F8EA81" w14:textId="77777777" w:rsidR="00A36633" w:rsidRPr="00A325B4" w:rsidRDefault="00A36633" w:rsidP="003629F1">
      <w:pPr>
        <w:spacing w:after="0"/>
        <w:ind w:left="720"/>
        <w:rPr>
          <w:rFonts w:ascii="Courier New" w:hAnsi="Courier New" w:cs="Courier New"/>
          <w:color w:val="0326CC"/>
          <w:sz w:val="16"/>
          <w:szCs w:val="17"/>
        </w:rPr>
      </w:pPr>
      <w:r w:rsidRPr="00A325B4">
        <w:rPr>
          <w:rFonts w:ascii="Courier New" w:hAnsi="Courier New" w:cs="Courier New"/>
          <w:color w:val="000000"/>
          <w:sz w:val="16"/>
          <w:szCs w:val="17"/>
        </w:rPr>
        <w:t xml:space="preserve">    </w:t>
      </w:r>
      <w:r w:rsidRPr="00A325B4">
        <w:rPr>
          <w:rFonts w:ascii="Courier New" w:hAnsi="Courier New" w:cs="Courier New"/>
          <w:color w:val="006141"/>
          <w:sz w:val="16"/>
          <w:szCs w:val="17"/>
        </w:rPr>
        <w:t>uint16_t</w:t>
      </w: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326CC"/>
          <w:sz w:val="16"/>
          <w:szCs w:val="17"/>
        </w:rPr>
        <w:t>endHandle</w:t>
      </w:r>
      <w:proofErr w:type="spellEnd"/>
      <w:r w:rsidRPr="00A325B4">
        <w:rPr>
          <w:rFonts w:ascii="Courier New" w:hAnsi="Courier New" w:cs="Courier New"/>
          <w:color w:val="000000"/>
          <w:sz w:val="16"/>
          <w:szCs w:val="17"/>
        </w:rPr>
        <w:t>;</w:t>
      </w:r>
    </w:p>
    <w:p w14:paraId="4D4915E1" w14:textId="77777777" w:rsidR="00A36633" w:rsidRPr="00A325B4" w:rsidRDefault="00A36633" w:rsidP="003629F1">
      <w:pPr>
        <w:spacing w:after="0"/>
        <w:ind w:left="720"/>
        <w:rPr>
          <w:rFonts w:ascii="Courier New" w:hAnsi="Courier New" w:cs="Courier New"/>
          <w:color w:val="0326CC"/>
          <w:sz w:val="16"/>
          <w:szCs w:val="17"/>
        </w:rPr>
      </w:pPr>
      <w:r w:rsidRPr="00A325B4">
        <w:rPr>
          <w:rFonts w:ascii="Courier New" w:hAnsi="Courier New" w:cs="Courier New"/>
          <w:color w:val="000000"/>
          <w:sz w:val="16"/>
          <w:szCs w:val="17"/>
        </w:rPr>
        <w:t xml:space="preserve">    </w:t>
      </w:r>
      <w:r w:rsidRPr="00A325B4">
        <w:rPr>
          <w:rFonts w:ascii="Courier New" w:hAnsi="Courier New" w:cs="Courier New"/>
          <w:color w:val="006141"/>
          <w:sz w:val="16"/>
          <w:szCs w:val="17"/>
        </w:rPr>
        <w:t>uint16_t</w:t>
      </w: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326CC"/>
          <w:sz w:val="16"/>
          <w:szCs w:val="17"/>
        </w:rPr>
        <w:t>valHandle</w:t>
      </w:r>
      <w:proofErr w:type="spellEnd"/>
      <w:r w:rsidRPr="00A325B4">
        <w:rPr>
          <w:rFonts w:ascii="Courier New" w:hAnsi="Courier New" w:cs="Courier New"/>
          <w:color w:val="000000"/>
          <w:sz w:val="16"/>
          <w:szCs w:val="17"/>
        </w:rPr>
        <w:t>;</w:t>
      </w:r>
    </w:p>
    <w:p w14:paraId="07D9295D" w14:textId="77777777" w:rsidR="00A36633" w:rsidRPr="00A325B4" w:rsidRDefault="00A36633" w:rsidP="003629F1">
      <w:pPr>
        <w:spacing w:after="0"/>
        <w:ind w:left="720"/>
        <w:rPr>
          <w:rFonts w:ascii="Courier New" w:hAnsi="Courier New" w:cs="Courier New"/>
          <w:color w:val="0326CC"/>
          <w:sz w:val="16"/>
          <w:szCs w:val="17"/>
        </w:rPr>
      </w:pPr>
      <w:r w:rsidRPr="00A325B4">
        <w:rPr>
          <w:rFonts w:ascii="Courier New" w:hAnsi="Courier New" w:cs="Courier New"/>
          <w:color w:val="000000"/>
          <w:sz w:val="16"/>
          <w:szCs w:val="17"/>
        </w:rPr>
        <w:t xml:space="preserve">    </w:t>
      </w:r>
      <w:r w:rsidRPr="00A325B4">
        <w:rPr>
          <w:rFonts w:ascii="Courier New" w:hAnsi="Courier New" w:cs="Courier New"/>
          <w:color w:val="006141"/>
          <w:sz w:val="16"/>
          <w:szCs w:val="17"/>
        </w:rPr>
        <w:t>uint16_t</w:t>
      </w: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326CC"/>
          <w:sz w:val="16"/>
          <w:szCs w:val="17"/>
        </w:rPr>
        <w:t>cccdHandle</w:t>
      </w:r>
      <w:proofErr w:type="spellEnd"/>
      <w:r w:rsidRPr="00A325B4">
        <w:rPr>
          <w:rFonts w:ascii="Courier New" w:hAnsi="Courier New" w:cs="Courier New"/>
          <w:color w:val="000000"/>
          <w:sz w:val="16"/>
          <w:szCs w:val="17"/>
        </w:rPr>
        <w:t>;</w:t>
      </w:r>
    </w:p>
    <w:p w14:paraId="5DFB3A63" w14:textId="5A0E739D" w:rsidR="00A36633" w:rsidRPr="00A325B4" w:rsidRDefault="00A36633" w:rsidP="00A325B4">
      <w:pPr>
        <w:ind w:left="720"/>
        <w:rPr>
          <w:rFonts w:ascii="Courier New" w:hAnsi="Courier New" w:cs="Courier New"/>
          <w:color w:val="006141"/>
          <w:sz w:val="16"/>
          <w:szCs w:val="17"/>
        </w:rPr>
      </w:pP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06141"/>
          <w:sz w:val="16"/>
          <w:szCs w:val="17"/>
        </w:rPr>
        <w:t>charHandle_t</w:t>
      </w:r>
      <w:proofErr w:type="spellEnd"/>
      <w:r w:rsidRPr="00A325B4">
        <w:rPr>
          <w:rFonts w:ascii="Courier New" w:hAnsi="Courier New" w:cs="Courier New"/>
          <w:color w:val="000000"/>
          <w:sz w:val="16"/>
          <w:szCs w:val="17"/>
        </w:rPr>
        <w:t>;</w:t>
      </w:r>
    </w:p>
    <w:p w14:paraId="28D0C801" w14:textId="2176FCE6" w:rsidR="00A36633" w:rsidRDefault="00A36633" w:rsidP="00A325B4">
      <w:pPr>
        <w:pStyle w:val="ListParagraph"/>
        <w:numPr>
          <w:ilvl w:val="0"/>
          <w:numId w:val="21"/>
        </w:numPr>
      </w:pPr>
      <w:r>
        <w:t xml:space="preserve">Create </w:t>
      </w:r>
      <w:r w:rsidR="0084158D">
        <w:t xml:space="preserve">a </w:t>
      </w:r>
      <w:proofErr w:type="spellStart"/>
      <w:r w:rsidR="0084158D">
        <w:t>charHandle_t</w:t>
      </w:r>
      <w:proofErr w:type="spellEnd"/>
      <w:r w:rsidR="0084158D">
        <w:t xml:space="preserve"> for the LED and the Button</w:t>
      </w:r>
      <w:r w:rsidR="009E6922">
        <w:t xml:space="preserve"> as well as the </w:t>
      </w:r>
      <w:r w:rsidR="00A325B4">
        <w:t>Characteristic</w:t>
      </w:r>
      <w:r w:rsidR="009E6922">
        <w:t xml:space="preserve"> UUIDs to search for</w:t>
      </w:r>
      <w:r w:rsidR="00A37C12">
        <w:t xml:space="preserve">. Again, the UUID's for your peripheral will be different so be sure to use </w:t>
      </w:r>
      <w:r w:rsidR="002822F9">
        <w:t>the ones for your peripheral.</w:t>
      </w:r>
    </w:p>
    <w:p w14:paraId="15DC2522" w14:textId="77777777" w:rsidR="00955A39" w:rsidRDefault="009E6922" w:rsidP="00376A9C">
      <w:pPr>
        <w:spacing w:after="0"/>
        <w:ind w:left="720"/>
        <w:rPr>
          <w:rFonts w:ascii="Courier New" w:hAnsi="Courier New" w:cs="Courier New"/>
          <w:sz w:val="16"/>
          <w:szCs w:val="17"/>
        </w:rPr>
      </w:pPr>
      <w:r w:rsidRPr="00A325B4">
        <w:rPr>
          <w:rFonts w:ascii="Courier New" w:hAnsi="Courier New" w:cs="Courier New"/>
          <w:color w:val="931A68"/>
          <w:sz w:val="16"/>
          <w:szCs w:val="17"/>
        </w:rPr>
        <w:t>static</w:t>
      </w:r>
      <w:r w:rsidRPr="00A325B4">
        <w:rPr>
          <w:rFonts w:ascii="Courier New" w:hAnsi="Courier New" w:cs="Courier New"/>
          <w:sz w:val="16"/>
          <w:szCs w:val="17"/>
        </w:rPr>
        <w:t xml:space="preserve"> </w:t>
      </w:r>
      <w:proofErr w:type="spellStart"/>
      <w:r w:rsidRPr="00A325B4">
        <w:rPr>
          <w:rFonts w:ascii="Courier New" w:hAnsi="Courier New" w:cs="Courier New"/>
          <w:color w:val="931A68"/>
          <w:sz w:val="16"/>
          <w:szCs w:val="17"/>
        </w:rPr>
        <w:t>const</w:t>
      </w:r>
      <w:proofErr w:type="spellEnd"/>
      <w:r w:rsidRPr="00A325B4">
        <w:rPr>
          <w:rFonts w:ascii="Courier New" w:hAnsi="Courier New" w:cs="Courier New"/>
          <w:sz w:val="16"/>
          <w:szCs w:val="17"/>
        </w:rPr>
        <w:t xml:space="preserve"> </w:t>
      </w:r>
      <w:r w:rsidRPr="00A325B4">
        <w:rPr>
          <w:rFonts w:ascii="Courier New" w:hAnsi="Courier New" w:cs="Courier New"/>
          <w:color w:val="006141"/>
          <w:sz w:val="16"/>
          <w:szCs w:val="17"/>
        </w:rPr>
        <w:t>uint8_t</w:t>
      </w:r>
      <w:r w:rsidRPr="00A325B4">
        <w:rPr>
          <w:rFonts w:ascii="Courier New" w:hAnsi="Courier New" w:cs="Courier New"/>
          <w:sz w:val="16"/>
          <w:szCs w:val="17"/>
        </w:rPr>
        <w:t xml:space="preserve"> </w:t>
      </w:r>
      <w:proofErr w:type="spellStart"/>
      <w:r w:rsidRPr="00A325B4">
        <w:rPr>
          <w:rFonts w:ascii="Courier New" w:hAnsi="Courier New" w:cs="Courier New"/>
          <w:sz w:val="16"/>
          <w:szCs w:val="17"/>
        </w:rPr>
        <w:t>ledUUID</w:t>
      </w:r>
      <w:proofErr w:type="spellEnd"/>
      <w:r w:rsidRPr="00A325B4">
        <w:rPr>
          <w:rFonts w:ascii="Courier New" w:hAnsi="Courier New" w:cs="Courier New"/>
          <w:sz w:val="16"/>
          <w:szCs w:val="17"/>
        </w:rPr>
        <w:t>[] =</w:t>
      </w:r>
      <w:r w:rsidR="00A325B4">
        <w:rPr>
          <w:rFonts w:ascii="Courier New" w:hAnsi="Courier New" w:cs="Courier New"/>
          <w:sz w:val="16"/>
          <w:szCs w:val="17"/>
        </w:rPr>
        <w:t xml:space="preserve"> </w:t>
      </w:r>
      <w:r w:rsidRPr="00A325B4">
        <w:rPr>
          <w:rFonts w:ascii="Courier New" w:hAnsi="Courier New" w:cs="Courier New"/>
          <w:sz w:val="16"/>
          <w:szCs w:val="17"/>
        </w:rPr>
        <w:t>{</w:t>
      </w:r>
      <w:r w:rsidR="00376A9C" w:rsidRPr="00376A9C">
        <w:t xml:space="preserve"> </w:t>
      </w:r>
      <w:r w:rsidR="00376A9C" w:rsidRPr="00376A9C">
        <w:rPr>
          <w:rFonts w:ascii="Courier New" w:hAnsi="Courier New" w:cs="Courier New"/>
          <w:sz w:val="16"/>
          <w:szCs w:val="17"/>
        </w:rPr>
        <w:t xml:space="preserve">0xcf, 0x0a, 0x40, 0x04, 0x41, 0x42, 0x40, 0x70, </w:t>
      </w:r>
    </w:p>
    <w:p w14:paraId="1FC6334C" w14:textId="2CFF935C" w:rsidR="009E6922" w:rsidRPr="00A325B4" w:rsidRDefault="00955A39" w:rsidP="00376A9C">
      <w:pPr>
        <w:spacing w:after="0"/>
        <w:ind w:left="720"/>
        <w:rPr>
          <w:rFonts w:ascii="Courier New" w:hAnsi="Courier New" w:cs="Courier New"/>
          <w:sz w:val="16"/>
          <w:szCs w:val="17"/>
        </w:rPr>
      </w:pPr>
      <w:r>
        <w:rPr>
          <w:rFonts w:ascii="Courier New" w:hAnsi="Courier New" w:cs="Courier New"/>
          <w:color w:val="931A68"/>
          <w:sz w:val="16"/>
          <w:szCs w:val="17"/>
        </w:rPr>
        <w:t xml:space="preserve">                                   </w:t>
      </w:r>
      <w:r w:rsidR="00376A9C" w:rsidRPr="00376A9C">
        <w:rPr>
          <w:rFonts w:ascii="Courier New" w:hAnsi="Courier New" w:cs="Courier New"/>
          <w:sz w:val="16"/>
          <w:szCs w:val="17"/>
        </w:rPr>
        <w:t xml:space="preserve">0xad, 0x61, 0xe1, 0xce, 0xc0, 0x08, 0x2b, 0x41 </w:t>
      </w:r>
      <w:r w:rsidR="009E6922" w:rsidRPr="00A325B4">
        <w:rPr>
          <w:rFonts w:ascii="Courier New" w:hAnsi="Courier New" w:cs="Courier New"/>
          <w:sz w:val="16"/>
          <w:szCs w:val="17"/>
        </w:rPr>
        <w:t>};</w:t>
      </w:r>
    </w:p>
    <w:p w14:paraId="11AA9D0A" w14:textId="6E9F2B81" w:rsidR="009E6922" w:rsidRPr="00A325B4" w:rsidRDefault="009E6922" w:rsidP="00CD354E">
      <w:pPr>
        <w:spacing w:after="0"/>
        <w:ind w:left="720"/>
        <w:rPr>
          <w:rFonts w:ascii="Courier New" w:hAnsi="Courier New" w:cs="Courier New"/>
          <w:color w:val="006141"/>
          <w:sz w:val="16"/>
          <w:szCs w:val="17"/>
        </w:rPr>
      </w:pPr>
      <w:r w:rsidRPr="00A325B4">
        <w:rPr>
          <w:rFonts w:ascii="Courier New" w:hAnsi="Courier New" w:cs="Courier New"/>
          <w:color w:val="931A68"/>
          <w:sz w:val="16"/>
          <w:szCs w:val="17"/>
        </w:rPr>
        <w:t>static</w:t>
      </w:r>
      <w:r w:rsidRPr="00A325B4">
        <w:rPr>
          <w:rFonts w:ascii="Courier New" w:hAnsi="Courier New" w:cs="Courier New"/>
          <w:color w:val="000000"/>
          <w:sz w:val="16"/>
          <w:szCs w:val="17"/>
        </w:rPr>
        <w:t xml:space="preserve"> </w:t>
      </w:r>
      <w:proofErr w:type="spellStart"/>
      <w:r w:rsidRPr="00A325B4">
        <w:rPr>
          <w:rFonts w:ascii="Courier New" w:hAnsi="Courier New" w:cs="Courier New"/>
          <w:color w:val="006141"/>
          <w:sz w:val="16"/>
          <w:szCs w:val="17"/>
        </w:rPr>
        <w:t>charHandle_t</w:t>
      </w:r>
      <w:proofErr w:type="spellEnd"/>
      <w:r w:rsidRPr="00A325B4">
        <w:rPr>
          <w:rFonts w:ascii="Courier New" w:hAnsi="Courier New" w:cs="Courier New"/>
          <w:color w:val="000000"/>
          <w:sz w:val="16"/>
          <w:szCs w:val="17"/>
        </w:rPr>
        <w:t xml:space="preserve"> </w:t>
      </w:r>
      <w:r w:rsidR="00A325B4">
        <w:rPr>
          <w:rFonts w:ascii="Courier New" w:hAnsi="Courier New" w:cs="Courier New"/>
          <w:color w:val="000000"/>
          <w:sz w:val="16"/>
          <w:szCs w:val="17"/>
        </w:rPr>
        <w:t xml:space="preserve"> </w:t>
      </w:r>
      <w:proofErr w:type="spellStart"/>
      <w:r w:rsidRPr="00A325B4">
        <w:rPr>
          <w:rFonts w:ascii="Courier New" w:hAnsi="Courier New" w:cs="Courier New"/>
          <w:color w:val="000000"/>
          <w:sz w:val="16"/>
          <w:szCs w:val="17"/>
        </w:rPr>
        <w:t>ledChar</w:t>
      </w:r>
      <w:proofErr w:type="spellEnd"/>
      <w:r w:rsidRPr="00A325B4">
        <w:rPr>
          <w:rFonts w:ascii="Courier New" w:hAnsi="Courier New" w:cs="Courier New"/>
          <w:color w:val="000000"/>
          <w:sz w:val="16"/>
          <w:szCs w:val="17"/>
        </w:rPr>
        <w:t>;</w:t>
      </w:r>
    </w:p>
    <w:p w14:paraId="59574579" w14:textId="77777777" w:rsidR="009E6922" w:rsidRPr="00A325B4" w:rsidRDefault="009E6922" w:rsidP="00CD354E">
      <w:pPr>
        <w:spacing w:after="0"/>
        <w:ind w:left="720"/>
        <w:rPr>
          <w:rFonts w:ascii="Courier New" w:hAnsi="Courier New" w:cs="Courier New"/>
          <w:sz w:val="16"/>
          <w:szCs w:val="17"/>
        </w:rPr>
      </w:pPr>
    </w:p>
    <w:p w14:paraId="277C53B8" w14:textId="77777777" w:rsidR="00955A39" w:rsidRDefault="009E6922" w:rsidP="00955A39">
      <w:pPr>
        <w:spacing w:after="0"/>
        <w:ind w:left="720"/>
        <w:rPr>
          <w:rFonts w:ascii="Courier New" w:hAnsi="Courier New" w:cs="Courier New"/>
          <w:sz w:val="16"/>
          <w:szCs w:val="17"/>
        </w:rPr>
      </w:pPr>
      <w:r w:rsidRPr="00A325B4">
        <w:rPr>
          <w:rFonts w:ascii="Courier New" w:hAnsi="Courier New" w:cs="Courier New"/>
          <w:color w:val="931A68"/>
          <w:sz w:val="16"/>
          <w:szCs w:val="17"/>
        </w:rPr>
        <w:t>static</w:t>
      </w:r>
      <w:r w:rsidRPr="00A325B4">
        <w:rPr>
          <w:rFonts w:ascii="Courier New" w:hAnsi="Courier New" w:cs="Courier New"/>
          <w:sz w:val="16"/>
          <w:szCs w:val="17"/>
        </w:rPr>
        <w:t xml:space="preserve"> </w:t>
      </w:r>
      <w:proofErr w:type="spellStart"/>
      <w:r w:rsidRPr="00A325B4">
        <w:rPr>
          <w:rFonts w:ascii="Courier New" w:hAnsi="Courier New" w:cs="Courier New"/>
          <w:color w:val="931A68"/>
          <w:sz w:val="16"/>
          <w:szCs w:val="17"/>
        </w:rPr>
        <w:t>const</w:t>
      </w:r>
      <w:proofErr w:type="spellEnd"/>
      <w:r w:rsidRPr="00A325B4">
        <w:rPr>
          <w:rFonts w:ascii="Courier New" w:hAnsi="Courier New" w:cs="Courier New"/>
          <w:sz w:val="16"/>
          <w:szCs w:val="17"/>
        </w:rPr>
        <w:t xml:space="preserve"> </w:t>
      </w:r>
      <w:r w:rsidRPr="00A325B4">
        <w:rPr>
          <w:rFonts w:ascii="Courier New" w:hAnsi="Courier New" w:cs="Courier New"/>
          <w:color w:val="006141"/>
          <w:sz w:val="16"/>
          <w:szCs w:val="17"/>
        </w:rPr>
        <w:t>uint8_t</w:t>
      </w:r>
      <w:r w:rsidRPr="00A325B4">
        <w:rPr>
          <w:rFonts w:ascii="Courier New" w:hAnsi="Courier New" w:cs="Courier New"/>
          <w:sz w:val="16"/>
          <w:szCs w:val="17"/>
        </w:rPr>
        <w:t xml:space="preserve"> </w:t>
      </w:r>
      <w:proofErr w:type="spellStart"/>
      <w:r w:rsidRPr="00A325B4">
        <w:rPr>
          <w:rFonts w:ascii="Courier New" w:hAnsi="Courier New" w:cs="Courier New"/>
          <w:sz w:val="16"/>
          <w:szCs w:val="17"/>
        </w:rPr>
        <w:t>buttonUUID</w:t>
      </w:r>
      <w:proofErr w:type="spellEnd"/>
      <w:r w:rsidRPr="00A325B4">
        <w:rPr>
          <w:rFonts w:ascii="Courier New" w:hAnsi="Courier New" w:cs="Courier New"/>
          <w:sz w:val="16"/>
          <w:szCs w:val="17"/>
        </w:rPr>
        <w:t>[] = {</w:t>
      </w:r>
      <w:r w:rsidR="00955A39" w:rsidRPr="00955A39">
        <w:t xml:space="preserve"> </w:t>
      </w:r>
      <w:r w:rsidR="00955A39" w:rsidRPr="00955A39">
        <w:rPr>
          <w:rFonts w:ascii="Courier New" w:hAnsi="Courier New" w:cs="Courier New"/>
          <w:sz w:val="16"/>
          <w:szCs w:val="17"/>
        </w:rPr>
        <w:t xml:space="preserve">0x31, 0x01, 0x9b, 0x5f, 0x80, 0x00, 0x00, 0x80, </w:t>
      </w:r>
      <w:r w:rsidR="00955A39">
        <w:rPr>
          <w:rFonts w:ascii="Courier New" w:hAnsi="Courier New" w:cs="Courier New"/>
          <w:sz w:val="16"/>
          <w:szCs w:val="17"/>
        </w:rPr>
        <w:t xml:space="preserve"> </w:t>
      </w:r>
    </w:p>
    <w:p w14:paraId="04111FAF" w14:textId="4F1567F1" w:rsidR="009E6922" w:rsidRPr="00A325B4" w:rsidRDefault="00955A39" w:rsidP="00955A39">
      <w:pPr>
        <w:spacing w:after="0"/>
        <w:ind w:left="720"/>
        <w:rPr>
          <w:rFonts w:ascii="Courier New" w:hAnsi="Courier New" w:cs="Courier New"/>
          <w:sz w:val="16"/>
          <w:szCs w:val="17"/>
        </w:rPr>
      </w:pPr>
      <w:r>
        <w:rPr>
          <w:rFonts w:ascii="Courier New" w:hAnsi="Courier New" w:cs="Courier New"/>
          <w:color w:val="931A68"/>
          <w:sz w:val="16"/>
          <w:szCs w:val="17"/>
        </w:rPr>
        <w:t xml:space="preserve">                                      </w:t>
      </w:r>
      <w:r w:rsidRPr="00955A39">
        <w:rPr>
          <w:rFonts w:ascii="Courier New" w:hAnsi="Courier New" w:cs="Courier New"/>
          <w:sz w:val="16"/>
          <w:szCs w:val="17"/>
        </w:rPr>
        <w:t xml:space="preserve">0x00, 0x10, 0x00, 0x00, 0xa3, 0xca, 0x03, 0x00 </w:t>
      </w:r>
      <w:r w:rsidR="009E6922" w:rsidRPr="00A325B4">
        <w:rPr>
          <w:rFonts w:ascii="Courier New" w:hAnsi="Courier New" w:cs="Courier New"/>
          <w:sz w:val="16"/>
          <w:szCs w:val="17"/>
        </w:rPr>
        <w:t>};</w:t>
      </w:r>
    </w:p>
    <w:p w14:paraId="1FF91F32" w14:textId="08803DF1" w:rsidR="009E6922" w:rsidRPr="00A325B4" w:rsidRDefault="009E6922" w:rsidP="00CD354E">
      <w:pPr>
        <w:ind w:left="720"/>
        <w:rPr>
          <w:rFonts w:ascii="Courier New" w:hAnsi="Courier New" w:cs="Courier New"/>
          <w:sz w:val="16"/>
          <w:szCs w:val="17"/>
        </w:rPr>
      </w:pPr>
      <w:r w:rsidRPr="00A325B4">
        <w:rPr>
          <w:rFonts w:ascii="Courier New" w:hAnsi="Courier New" w:cs="Courier New"/>
          <w:color w:val="931A68"/>
          <w:sz w:val="16"/>
          <w:szCs w:val="17"/>
        </w:rPr>
        <w:t>static</w:t>
      </w:r>
      <w:r w:rsidRPr="00A325B4">
        <w:rPr>
          <w:rFonts w:ascii="Courier New" w:hAnsi="Courier New" w:cs="Courier New"/>
          <w:sz w:val="16"/>
          <w:szCs w:val="17"/>
        </w:rPr>
        <w:t xml:space="preserve"> </w:t>
      </w:r>
      <w:proofErr w:type="spellStart"/>
      <w:r w:rsidRPr="00A325B4">
        <w:rPr>
          <w:rFonts w:ascii="Courier New" w:hAnsi="Courier New" w:cs="Courier New"/>
          <w:color w:val="006141"/>
          <w:sz w:val="16"/>
          <w:szCs w:val="17"/>
        </w:rPr>
        <w:t>charHandle_t</w:t>
      </w:r>
      <w:proofErr w:type="spellEnd"/>
      <w:r w:rsidRPr="00A325B4">
        <w:rPr>
          <w:rFonts w:ascii="Courier New" w:hAnsi="Courier New" w:cs="Courier New"/>
          <w:sz w:val="16"/>
          <w:szCs w:val="17"/>
        </w:rPr>
        <w:t xml:space="preserve"> </w:t>
      </w:r>
      <w:r w:rsidR="00A325B4">
        <w:rPr>
          <w:rFonts w:ascii="Courier New" w:hAnsi="Courier New" w:cs="Courier New"/>
          <w:sz w:val="16"/>
          <w:szCs w:val="17"/>
        </w:rPr>
        <w:t xml:space="preserve"> </w:t>
      </w:r>
      <w:proofErr w:type="spellStart"/>
      <w:r w:rsidRPr="00A325B4">
        <w:rPr>
          <w:rFonts w:ascii="Courier New" w:hAnsi="Courier New" w:cs="Courier New"/>
          <w:sz w:val="16"/>
          <w:szCs w:val="17"/>
        </w:rPr>
        <w:t>buttonChar</w:t>
      </w:r>
      <w:proofErr w:type="spellEnd"/>
      <w:r w:rsidRPr="00A325B4">
        <w:rPr>
          <w:rFonts w:ascii="Courier New" w:hAnsi="Courier New" w:cs="Courier New"/>
          <w:sz w:val="16"/>
          <w:szCs w:val="17"/>
        </w:rPr>
        <w:t>;</w:t>
      </w:r>
    </w:p>
    <w:p w14:paraId="101CD98B" w14:textId="5C75C264" w:rsidR="00AA2722" w:rsidRDefault="009E6922" w:rsidP="00E95F3F">
      <w:pPr>
        <w:pStyle w:val="ListParagraph"/>
        <w:keepNext/>
        <w:numPr>
          <w:ilvl w:val="0"/>
          <w:numId w:val="21"/>
        </w:numPr>
      </w:pPr>
      <w:r>
        <w:lastRenderedPageBreak/>
        <w:t xml:space="preserve">Create an array of </w:t>
      </w:r>
      <w:proofErr w:type="spellStart"/>
      <w:r>
        <w:t>charHandle_t</w:t>
      </w:r>
      <w:proofErr w:type="spellEnd"/>
      <w:r>
        <w:t xml:space="preserve"> to temporarily hold the Characteristic</w:t>
      </w:r>
      <w:r w:rsidR="00390882">
        <w:t xml:space="preserve"> Handles</w:t>
      </w:r>
      <w:r>
        <w:t xml:space="preserve">.  </w:t>
      </w:r>
      <w:r w:rsidR="00AA2722">
        <w:t xml:space="preserve">When you discover the Characteristics, you </w:t>
      </w:r>
      <w:r>
        <w:t>w</w:t>
      </w:r>
      <w:r w:rsidR="00AA2722">
        <w:t xml:space="preserve">on’t know what order they </w:t>
      </w:r>
      <w:r w:rsidR="00390882">
        <w:t xml:space="preserve">will </w:t>
      </w:r>
      <w:r w:rsidR="00AA2722">
        <w:t xml:space="preserve">occur </w:t>
      </w:r>
      <w:r w:rsidR="00390882">
        <w:t>in</w:t>
      </w:r>
      <w:r w:rsidR="00ED0ADC">
        <w:t>,</w:t>
      </w:r>
      <w:r w:rsidR="00390882">
        <w:t xml:space="preserve"> </w:t>
      </w:r>
      <w:r w:rsidR="00AA2722">
        <w:t>so you need to save the Handles</w:t>
      </w:r>
      <w:r>
        <w:t xml:space="preserve"> </w:t>
      </w:r>
      <w:r w:rsidR="00390882">
        <w:t xml:space="preserve">temporarily </w:t>
      </w:r>
      <w:r>
        <w:t>to calculate the end of group Handles.</w:t>
      </w:r>
    </w:p>
    <w:p w14:paraId="06F4B111" w14:textId="77777777" w:rsidR="009E6922" w:rsidRPr="00E95F3F" w:rsidRDefault="009E6922" w:rsidP="00E95F3F">
      <w:pPr>
        <w:keepNext/>
        <w:spacing w:after="0"/>
        <w:ind w:left="720"/>
        <w:rPr>
          <w:rFonts w:ascii="Courier New" w:hAnsi="Courier New" w:cs="Courier New"/>
          <w:sz w:val="16"/>
          <w:szCs w:val="17"/>
        </w:rPr>
      </w:pPr>
      <w:r w:rsidRPr="00E95F3F">
        <w:rPr>
          <w:rFonts w:ascii="Courier New" w:hAnsi="Courier New" w:cs="Courier New"/>
          <w:color w:val="931A68"/>
          <w:sz w:val="16"/>
          <w:szCs w:val="17"/>
        </w:rPr>
        <w:t>#define</w:t>
      </w:r>
      <w:r w:rsidRPr="00E95F3F">
        <w:rPr>
          <w:rFonts w:ascii="Courier New" w:hAnsi="Courier New" w:cs="Courier New"/>
          <w:sz w:val="16"/>
          <w:szCs w:val="17"/>
        </w:rPr>
        <w:t xml:space="preserve"> MAX_CHARS_DISCOVERED (10)</w:t>
      </w:r>
    </w:p>
    <w:p w14:paraId="74399CD5" w14:textId="77777777" w:rsidR="009E6922" w:rsidRPr="00E95F3F" w:rsidRDefault="009E6922" w:rsidP="00E95F3F">
      <w:pPr>
        <w:keepNext/>
        <w:spacing w:after="0"/>
        <w:ind w:left="720"/>
        <w:rPr>
          <w:rFonts w:ascii="Courier New" w:hAnsi="Courier New" w:cs="Courier New"/>
          <w:sz w:val="16"/>
          <w:szCs w:val="17"/>
        </w:rPr>
      </w:pPr>
      <w:r w:rsidRPr="00E95F3F">
        <w:rPr>
          <w:rFonts w:ascii="Courier New" w:hAnsi="Courier New" w:cs="Courier New"/>
          <w:color w:val="931A68"/>
          <w:sz w:val="16"/>
          <w:szCs w:val="17"/>
        </w:rPr>
        <w:t>static</w:t>
      </w:r>
      <w:r w:rsidRPr="00E95F3F">
        <w:rPr>
          <w:rFonts w:ascii="Courier New" w:hAnsi="Courier New" w:cs="Courier New"/>
          <w:sz w:val="16"/>
          <w:szCs w:val="17"/>
        </w:rPr>
        <w:t xml:space="preserve"> </w:t>
      </w:r>
      <w:proofErr w:type="spellStart"/>
      <w:r w:rsidRPr="00E95F3F">
        <w:rPr>
          <w:rFonts w:ascii="Courier New" w:hAnsi="Courier New" w:cs="Courier New"/>
          <w:color w:val="006141"/>
          <w:sz w:val="16"/>
          <w:szCs w:val="17"/>
        </w:rPr>
        <w:t>charHandle_t</w:t>
      </w:r>
      <w:proofErr w:type="spellEnd"/>
      <w:r w:rsidRPr="00E95F3F">
        <w:rPr>
          <w:rFonts w:ascii="Courier New" w:hAnsi="Courier New" w:cs="Courier New"/>
          <w:sz w:val="16"/>
          <w:szCs w:val="17"/>
        </w:rPr>
        <w:t xml:space="preserve"> </w:t>
      </w:r>
      <w:proofErr w:type="spellStart"/>
      <w:r w:rsidRPr="00E95F3F">
        <w:rPr>
          <w:rFonts w:ascii="Courier New" w:hAnsi="Courier New" w:cs="Courier New"/>
          <w:sz w:val="16"/>
          <w:szCs w:val="17"/>
        </w:rPr>
        <w:t>charHandles</w:t>
      </w:r>
      <w:proofErr w:type="spellEnd"/>
      <w:r w:rsidRPr="00E95F3F">
        <w:rPr>
          <w:rFonts w:ascii="Courier New" w:hAnsi="Courier New" w:cs="Courier New"/>
          <w:sz w:val="16"/>
          <w:szCs w:val="17"/>
        </w:rPr>
        <w:t>[MAX_CHARS_DISCOVERED];</w:t>
      </w:r>
    </w:p>
    <w:p w14:paraId="1FA66E6C" w14:textId="0F667588" w:rsidR="00B50990" w:rsidRPr="00961457" w:rsidRDefault="009E6922" w:rsidP="00961457">
      <w:pPr>
        <w:ind w:left="720"/>
        <w:rPr>
          <w:rFonts w:ascii="Courier New" w:hAnsi="Courier New" w:cs="Courier New"/>
          <w:sz w:val="16"/>
          <w:szCs w:val="17"/>
        </w:rPr>
      </w:pPr>
      <w:r w:rsidRPr="00E95F3F">
        <w:rPr>
          <w:rFonts w:ascii="Courier New" w:hAnsi="Courier New" w:cs="Courier New"/>
          <w:color w:val="931A68"/>
          <w:sz w:val="16"/>
          <w:szCs w:val="17"/>
        </w:rPr>
        <w:t>static</w:t>
      </w:r>
      <w:r w:rsidRPr="00E95F3F">
        <w:rPr>
          <w:rFonts w:ascii="Courier New" w:hAnsi="Courier New" w:cs="Courier New"/>
          <w:sz w:val="16"/>
          <w:szCs w:val="17"/>
        </w:rPr>
        <w:t xml:space="preserve"> </w:t>
      </w:r>
      <w:r w:rsidRPr="00E95F3F">
        <w:rPr>
          <w:rFonts w:ascii="Courier New" w:hAnsi="Courier New" w:cs="Courier New"/>
          <w:color w:val="006141"/>
          <w:sz w:val="16"/>
          <w:szCs w:val="17"/>
        </w:rPr>
        <w:t>uint32_t</w:t>
      </w:r>
      <w:r w:rsidRPr="00E95F3F">
        <w:rPr>
          <w:rFonts w:ascii="Courier New" w:hAnsi="Courier New" w:cs="Courier New"/>
          <w:sz w:val="16"/>
          <w:szCs w:val="17"/>
        </w:rPr>
        <w:t xml:space="preserve"> </w:t>
      </w:r>
      <w:proofErr w:type="spellStart"/>
      <w:r w:rsidRPr="00E95F3F">
        <w:rPr>
          <w:rFonts w:ascii="Courier New" w:hAnsi="Courier New" w:cs="Courier New"/>
          <w:sz w:val="16"/>
          <w:szCs w:val="17"/>
        </w:rPr>
        <w:t>charHandleCount</w:t>
      </w:r>
      <w:proofErr w:type="spellEnd"/>
      <w:r w:rsidRPr="00E95F3F">
        <w:rPr>
          <w:rFonts w:ascii="Courier New" w:hAnsi="Courier New" w:cs="Courier New"/>
          <w:sz w:val="16"/>
          <w:szCs w:val="17"/>
        </w:rPr>
        <w:t>;</w:t>
      </w:r>
    </w:p>
    <w:p w14:paraId="51F9F4E4" w14:textId="7FDB6B0A" w:rsidR="00B50990" w:rsidRPr="00B50990" w:rsidRDefault="00B50990" w:rsidP="005F7BCA">
      <w:pPr>
        <w:spacing w:after="0"/>
        <w:ind w:left="360" w:firstLine="360"/>
        <w:rPr>
          <w:u w:val="single"/>
        </w:rPr>
      </w:pPr>
      <w:r w:rsidRPr="00B50990">
        <w:rPr>
          <w:u w:val="single"/>
        </w:rPr>
        <w:t>Service Discovery</w:t>
      </w:r>
    </w:p>
    <w:p w14:paraId="2C61EBCD" w14:textId="4F6ADF00" w:rsidR="00004F18" w:rsidRDefault="008150B5" w:rsidP="00004F18">
      <w:pPr>
        <w:pStyle w:val="ListParagraph"/>
        <w:numPr>
          <w:ilvl w:val="0"/>
          <w:numId w:val="21"/>
        </w:numPr>
      </w:pPr>
      <w:r>
        <w:t xml:space="preserve">Add a function to launch the </w:t>
      </w:r>
      <w:r w:rsidR="00F87FAE">
        <w:t>S</w:t>
      </w:r>
      <w:r>
        <w:t>ervice discovery called “</w:t>
      </w:r>
      <w:proofErr w:type="spellStart"/>
      <w:r>
        <w:t>startServiceDiscovery</w:t>
      </w:r>
      <w:proofErr w:type="spellEnd"/>
      <w:r>
        <w:t xml:space="preserve">”. </w:t>
      </w:r>
      <w:r w:rsidR="000A4BBF">
        <w:t xml:space="preserve">This function will be called when the user presses ‘q’. </w:t>
      </w:r>
      <w:r>
        <w:t>Instead of finding all the UUIDs you will turn on the filter</w:t>
      </w:r>
      <w:r w:rsidR="001266F0">
        <w:t xml:space="preserve"> for just the WICED101 </w:t>
      </w:r>
      <w:r w:rsidR="00F87FAE">
        <w:t xml:space="preserve">Service </w:t>
      </w:r>
      <w:r w:rsidR="001266F0">
        <w:t xml:space="preserve">UUID. </w:t>
      </w:r>
    </w:p>
    <w:p w14:paraId="4436B681" w14:textId="77777777" w:rsidR="00004F18" w:rsidRDefault="001266F0" w:rsidP="00004F18">
      <w:pPr>
        <w:pStyle w:val="ListParagraph"/>
        <w:numPr>
          <w:ilvl w:val="1"/>
          <w:numId w:val="21"/>
        </w:numPr>
      </w:pPr>
      <w:r>
        <w:t xml:space="preserve">Setup the </w:t>
      </w:r>
      <w:proofErr w:type="spellStart"/>
      <w:r w:rsidRPr="001266F0">
        <w:t>wiced_bt_gatt_discovery_param_t</w:t>
      </w:r>
      <w:proofErr w:type="spellEnd"/>
      <w:r w:rsidR="00531D8D">
        <w:t xml:space="preserve"> with the starting and ending </w:t>
      </w:r>
      <w:r w:rsidR="00004F18">
        <w:t>H</w:t>
      </w:r>
      <w:r w:rsidR="00531D8D">
        <w:t>andle</w:t>
      </w:r>
      <w:r w:rsidR="00004F18">
        <w:t>s</w:t>
      </w:r>
      <w:r w:rsidR="00531D8D">
        <w:t xml:space="preserve"> set to 0x</w:t>
      </w:r>
      <w:r w:rsidR="00004F18">
        <w:t>00</w:t>
      </w:r>
      <w:r w:rsidR="00531D8D">
        <w:t xml:space="preserve">01 &amp; 0xFFFF. </w:t>
      </w:r>
    </w:p>
    <w:p w14:paraId="0AE7ACF4" w14:textId="77777777" w:rsidR="00004F18" w:rsidRDefault="00531D8D" w:rsidP="00004F18">
      <w:pPr>
        <w:pStyle w:val="ListParagraph"/>
        <w:numPr>
          <w:ilvl w:val="1"/>
          <w:numId w:val="21"/>
        </w:numPr>
      </w:pPr>
      <w:r>
        <w:t>Setup the UUID to be the UUID of the WICED101 Service.</w:t>
      </w:r>
    </w:p>
    <w:p w14:paraId="1BBFD884" w14:textId="77777777" w:rsidR="00004F18" w:rsidRDefault="00531D8D" w:rsidP="00004F18">
      <w:pPr>
        <w:pStyle w:val="ListParagraph"/>
        <w:numPr>
          <w:ilvl w:val="1"/>
          <w:numId w:val="21"/>
        </w:numPr>
      </w:pPr>
      <w:r>
        <w:t xml:space="preserve">Use </w:t>
      </w:r>
      <w:proofErr w:type="spellStart"/>
      <w:r>
        <w:t>memcpy</w:t>
      </w:r>
      <w:proofErr w:type="spellEnd"/>
      <w:r>
        <w:t xml:space="preserve"> to copy the Service UUID into the </w:t>
      </w:r>
      <w:proofErr w:type="spellStart"/>
      <w:r w:rsidRPr="001266F0">
        <w:t>wiced_bt_gatt_discovery_param_t</w:t>
      </w:r>
      <w:proofErr w:type="spellEnd"/>
      <w:r w:rsidR="00004F18">
        <w:t>.</w:t>
      </w:r>
    </w:p>
    <w:p w14:paraId="6A31CB51" w14:textId="37E3083D" w:rsidR="00961EB3" w:rsidRPr="00961EB3" w:rsidRDefault="00D0214B" w:rsidP="00004F18">
      <w:pPr>
        <w:pStyle w:val="ListParagraph"/>
        <w:numPr>
          <w:ilvl w:val="1"/>
          <w:numId w:val="21"/>
        </w:numPr>
      </w:pPr>
      <w:r>
        <w:t xml:space="preserve">Set the discovery type to </w:t>
      </w:r>
      <w:r w:rsidR="00961EB3" w:rsidRPr="00961EB3">
        <w:t>GATT_DISCOVER_SERVICES_BY_UUID</w:t>
      </w:r>
      <w:r w:rsidR="00961EB3">
        <w:t xml:space="preserve"> and launch the </w:t>
      </w:r>
      <w:proofErr w:type="spellStart"/>
      <w:r w:rsidR="00961EB3">
        <w:t>wiced_bt_gatt_send_discover</w:t>
      </w:r>
      <w:proofErr w:type="spellEnd"/>
      <w:r w:rsidR="00961EB3">
        <w:t>.</w:t>
      </w:r>
    </w:p>
    <w:p w14:paraId="756D490F" w14:textId="30850C8B" w:rsidR="00D0214B" w:rsidRPr="00D0214B" w:rsidRDefault="00531D8D" w:rsidP="00004F18">
      <w:pPr>
        <w:pStyle w:val="ListParagraph"/>
        <w:numPr>
          <w:ilvl w:val="0"/>
          <w:numId w:val="21"/>
        </w:numPr>
      </w:pPr>
      <w:r>
        <w:t xml:space="preserve">Add the case </w:t>
      </w:r>
      <w:r w:rsidRPr="00531D8D">
        <w:t>GATT_DISCOVERY_RESULT_EVT</w:t>
      </w:r>
      <w:r>
        <w:t xml:space="preserve"> to your GATT Event Handler.  If the </w:t>
      </w:r>
      <w:r w:rsidR="00D0214B">
        <w:t xml:space="preserve">discovery type is </w:t>
      </w:r>
      <w:r w:rsidR="00D0214B" w:rsidRPr="00D0214B">
        <w:t>GATT_DISCOVER_SERVICES_BY_UUID</w:t>
      </w:r>
      <w:r w:rsidR="00D0214B">
        <w:t xml:space="preserve"> then update the </w:t>
      </w:r>
      <w:proofErr w:type="spellStart"/>
      <w:r w:rsidR="00D0214B">
        <w:t>serviceStart</w:t>
      </w:r>
      <w:proofErr w:type="spellEnd"/>
      <w:r w:rsidR="00D0214B">
        <w:t xml:space="preserve"> and </w:t>
      </w:r>
      <w:proofErr w:type="spellStart"/>
      <w:r w:rsidR="00D0214B">
        <w:t>serviceEnd</w:t>
      </w:r>
      <w:proofErr w:type="spellEnd"/>
      <w:r w:rsidR="00D0214B">
        <w:t xml:space="preserve"> </w:t>
      </w:r>
      <w:r w:rsidR="00004F18">
        <w:t>H</w:t>
      </w:r>
      <w:r w:rsidR="00D0214B">
        <w:t xml:space="preserve">andle with the actual start and end Handles (remember </w:t>
      </w:r>
      <w:r w:rsidR="00D0214B" w:rsidRPr="00D0214B">
        <w:t>GATT_DISCOVERY_RESULT_SERVICE_START_HANDLE</w:t>
      </w:r>
      <w:r w:rsidR="00D0214B">
        <w:t xml:space="preserve"> and </w:t>
      </w:r>
      <w:r w:rsidR="00D0214B" w:rsidRPr="00004F18">
        <w:t>GATT_DISCOVERY_RESULT_SERVICE_END_HANDLE</w:t>
      </w:r>
      <w:r w:rsidR="00004F18">
        <w:t>.</w:t>
      </w:r>
    </w:p>
    <w:p w14:paraId="52AE32B0" w14:textId="77777777" w:rsidR="00B50990" w:rsidRDefault="00B50990" w:rsidP="00B50990">
      <w:pPr>
        <w:pStyle w:val="ListParagraph"/>
        <w:rPr>
          <w:u w:val="single"/>
        </w:rPr>
      </w:pPr>
    </w:p>
    <w:p w14:paraId="7D51DF0D" w14:textId="20FDB747" w:rsidR="00B50990" w:rsidRPr="00022DDF" w:rsidRDefault="00B50990" w:rsidP="00022DDF">
      <w:pPr>
        <w:pStyle w:val="ListParagraph"/>
        <w:rPr>
          <w:u w:val="single"/>
        </w:rPr>
      </w:pPr>
      <w:proofErr w:type="spellStart"/>
      <w:r>
        <w:rPr>
          <w:u w:val="single"/>
        </w:rPr>
        <w:t>Characterisic</w:t>
      </w:r>
      <w:proofErr w:type="spellEnd"/>
      <w:r w:rsidRPr="00B50990">
        <w:rPr>
          <w:u w:val="single"/>
        </w:rPr>
        <w:t xml:space="preserve"> Discovery</w:t>
      </w:r>
    </w:p>
    <w:p w14:paraId="435A4085" w14:textId="6A453D69" w:rsidR="00004F18" w:rsidRDefault="00531D8D" w:rsidP="00022DDF">
      <w:pPr>
        <w:pStyle w:val="ListParagraph"/>
        <w:numPr>
          <w:ilvl w:val="0"/>
          <w:numId w:val="21"/>
        </w:numPr>
        <w:spacing w:before="240"/>
      </w:pPr>
      <w:r>
        <w:t xml:space="preserve">Add a function to launch the </w:t>
      </w:r>
      <w:r w:rsidR="00D0214B">
        <w:t>Characteristic</w:t>
      </w:r>
      <w:r>
        <w:t xml:space="preserve"> </w:t>
      </w:r>
      <w:r w:rsidR="00004F18">
        <w:t xml:space="preserve">discovery </w:t>
      </w:r>
      <w:r>
        <w:t>called “</w:t>
      </w:r>
      <w:proofErr w:type="spellStart"/>
      <w:r>
        <w:t>star</w:t>
      </w:r>
      <w:r w:rsidR="00D0214B">
        <w:t>t</w:t>
      </w:r>
      <w:r>
        <w:t>CharacteristicDiscovery</w:t>
      </w:r>
      <w:proofErr w:type="spellEnd"/>
      <w:r>
        <w:t>”</w:t>
      </w:r>
      <w:r w:rsidR="00961EB3">
        <w:t xml:space="preserve"> when the user presses ‘w’</w:t>
      </w:r>
      <w:r w:rsidR="00D0214B">
        <w:t xml:space="preserve">. </w:t>
      </w:r>
    </w:p>
    <w:p w14:paraId="153BA1BC" w14:textId="77777777" w:rsidR="00004F18" w:rsidRDefault="00D0214B" w:rsidP="00004F18">
      <w:pPr>
        <w:pStyle w:val="ListParagraph"/>
        <w:numPr>
          <w:ilvl w:val="1"/>
          <w:numId w:val="21"/>
        </w:numPr>
      </w:pPr>
      <w:r>
        <w:t xml:space="preserve">Setup the </w:t>
      </w:r>
      <w:proofErr w:type="spellStart"/>
      <w:r w:rsidRPr="001266F0">
        <w:t>wiced_bt_gatt_discovery_param_t</w:t>
      </w:r>
      <w:proofErr w:type="spellEnd"/>
      <w:r>
        <w:t xml:space="preserve"> start and end Handle to be the range you discovered in the previous step.</w:t>
      </w:r>
      <w:r w:rsidR="00961EB3">
        <w:t xml:space="preserve"> </w:t>
      </w:r>
    </w:p>
    <w:p w14:paraId="55C090B1" w14:textId="5D586C3E" w:rsidR="00961EB3" w:rsidRDefault="00004F18" w:rsidP="00004F18">
      <w:pPr>
        <w:pStyle w:val="ListParagraph"/>
        <w:numPr>
          <w:ilvl w:val="1"/>
          <w:numId w:val="21"/>
        </w:numPr>
      </w:pPr>
      <w:r>
        <w:t>C</w:t>
      </w:r>
      <w:r w:rsidR="00961EB3">
        <w:t xml:space="preserve">all </w:t>
      </w:r>
      <w:proofErr w:type="spellStart"/>
      <w:r w:rsidR="00961EB3">
        <w:t>wiced_bt_gatt_send_discover</w:t>
      </w:r>
      <w:proofErr w:type="spellEnd"/>
      <w:r w:rsidR="00961EB3">
        <w:t xml:space="preserve"> with the discovery type set to </w:t>
      </w:r>
      <w:r w:rsidR="00961EB3" w:rsidRPr="00961EB3">
        <w:t>GATT_DISCOVER_CHARACTERISTICS</w:t>
      </w:r>
      <w:r w:rsidR="00961EB3">
        <w:t>.</w:t>
      </w:r>
    </w:p>
    <w:p w14:paraId="4B08ED8D" w14:textId="2DC8B036" w:rsidR="006467E3" w:rsidRDefault="00961EB3" w:rsidP="00004F18">
      <w:pPr>
        <w:pStyle w:val="ListParagraph"/>
        <w:numPr>
          <w:ilvl w:val="0"/>
          <w:numId w:val="21"/>
        </w:numPr>
      </w:pPr>
      <w:r>
        <w:t xml:space="preserve">In the </w:t>
      </w:r>
      <w:r w:rsidRPr="00531D8D">
        <w:t>GATT_DISCOVERY_RESULT_EVT</w:t>
      </w:r>
      <w:r>
        <w:t xml:space="preserve"> of your GATT Event Handler </w:t>
      </w:r>
      <w:r w:rsidR="00C04B52">
        <w:t xml:space="preserve">add </w:t>
      </w:r>
      <w:r w:rsidR="00004F18">
        <w:t>an "if"</w:t>
      </w:r>
      <w:r w:rsidR="00C04B52">
        <w:t xml:space="preserve"> for the </w:t>
      </w:r>
      <w:r w:rsidR="00004F18">
        <w:t>C</w:t>
      </w:r>
      <w:r w:rsidR="00C04B52">
        <w:t xml:space="preserve">haracteristic result.  In the “if” you need to save the </w:t>
      </w:r>
      <w:proofErr w:type="spellStart"/>
      <w:r w:rsidR="00C04B52">
        <w:t>start</w:t>
      </w:r>
      <w:r w:rsidR="00ED0ADC">
        <w:t>Handle</w:t>
      </w:r>
      <w:proofErr w:type="spellEnd"/>
      <w:r w:rsidR="00ED0ADC">
        <w:t xml:space="preserve"> and</w:t>
      </w:r>
      <w:r w:rsidR="00C04B52">
        <w:t xml:space="preserve"> </w:t>
      </w:r>
      <w:proofErr w:type="spellStart"/>
      <w:r w:rsidR="00C04B52">
        <w:t>value</w:t>
      </w:r>
      <w:r w:rsidR="00ED0ADC">
        <w:t>H</w:t>
      </w:r>
      <w:r w:rsidR="00C04B52">
        <w:t>andle</w:t>
      </w:r>
      <w:proofErr w:type="spellEnd"/>
      <w:r w:rsidR="00C04B52">
        <w:t xml:space="preserve"> in your </w:t>
      </w:r>
      <w:proofErr w:type="spellStart"/>
      <w:r w:rsidR="00C04B52">
        <w:t>charHandles</w:t>
      </w:r>
      <w:proofErr w:type="spellEnd"/>
      <w:r w:rsidR="00C04B52">
        <w:t xml:space="preserve"> array.  </w:t>
      </w:r>
      <w:r w:rsidR="006467E3">
        <w:t xml:space="preserve">Set the </w:t>
      </w:r>
      <w:proofErr w:type="spellStart"/>
      <w:r w:rsidR="006467E3">
        <w:t>end</w:t>
      </w:r>
      <w:r w:rsidR="00ED0ADC">
        <w:t>H</w:t>
      </w:r>
      <w:r w:rsidR="006467E3">
        <w:t>andle</w:t>
      </w:r>
      <w:proofErr w:type="spellEnd"/>
      <w:r w:rsidR="006467E3">
        <w:t xml:space="preserve"> to the end of the Service </w:t>
      </w:r>
      <w:r w:rsidR="00ED0ADC">
        <w:t>Group</w:t>
      </w:r>
      <w:r w:rsidR="006467E3">
        <w:t xml:space="preserve"> (assume that this </w:t>
      </w:r>
      <w:r w:rsidR="00ED0ADC">
        <w:t>Characteristic is the last one in</w:t>
      </w:r>
      <w:r w:rsidR="006467E3">
        <w:t xml:space="preserve"> the Service).  If this is not the first </w:t>
      </w:r>
      <w:r w:rsidR="00004F18">
        <w:t>Characteristic,</w:t>
      </w:r>
      <w:r w:rsidR="006467E3">
        <w:t xml:space="preserve"> then set the previous Characteristic end handle</w:t>
      </w:r>
      <w:r w:rsidR="00ED0ADC">
        <w:t>:</w:t>
      </w:r>
    </w:p>
    <w:p w14:paraId="53AFC917" w14:textId="3BBF3CA0" w:rsidR="006467E3" w:rsidRPr="00004F18" w:rsidRDefault="006467E3" w:rsidP="00004F18">
      <w:pPr>
        <w:spacing w:after="0"/>
        <w:ind w:left="360"/>
        <w:rPr>
          <w:rFonts w:ascii="Courier New" w:hAnsi="Courier New" w:cs="Courier New"/>
          <w:sz w:val="16"/>
          <w:szCs w:val="17"/>
        </w:rPr>
      </w:pPr>
      <w:r w:rsidRPr="00004F18">
        <w:rPr>
          <w:rFonts w:ascii="Courier New" w:hAnsi="Courier New" w:cs="Courier New"/>
          <w:sz w:val="16"/>
          <w:szCs w:val="17"/>
        </w:rPr>
        <w:t xml:space="preserve">    </w:t>
      </w:r>
      <w:r w:rsidRPr="00004F18">
        <w:rPr>
          <w:rFonts w:ascii="Courier New" w:hAnsi="Courier New" w:cs="Courier New"/>
          <w:color w:val="931A68"/>
          <w:sz w:val="16"/>
          <w:szCs w:val="17"/>
        </w:rPr>
        <w:t>if</w:t>
      </w:r>
      <w:r w:rsidRPr="00004F18">
        <w:rPr>
          <w:rFonts w:ascii="Courier New" w:hAnsi="Courier New" w:cs="Courier New"/>
          <w:sz w:val="16"/>
          <w:szCs w:val="17"/>
        </w:rPr>
        <w:t>(</w:t>
      </w:r>
      <w:proofErr w:type="spellStart"/>
      <w:r w:rsidRPr="00004F18">
        <w:rPr>
          <w:rFonts w:ascii="Courier New" w:hAnsi="Courier New" w:cs="Courier New"/>
          <w:sz w:val="16"/>
          <w:szCs w:val="17"/>
        </w:rPr>
        <w:t>charHandleCount</w:t>
      </w:r>
      <w:proofErr w:type="spellEnd"/>
      <w:r w:rsidRPr="00004F18">
        <w:rPr>
          <w:rFonts w:ascii="Courier New" w:hAnsi="Courier New" w:cs="Courier New"/>
          <w:sz w:val="16"/>
          <w:szCs w:val="17"/>
        </w:rPr>
        <w:t xml:space="preserve"> != 0)</w:t>
      </w:r>
    </w:p>
    <w:p w14:paraId="19C252D8" w14:textId="24EE1FEB" w:rsidR="006467E3" w:rsidRPr="00004F18" w:rsidRDefault="006467E3" w:rsidP="00004F18">
      <w:pPr>
        <w:spacing w:after="0"/>
        <w:ind w:left="360"/>
        <w:rPr>
          <w:rFonts w:ascii="Courier New" w:hAnsi="Courier New" w:cs="Courier New"/>
          <w:sz w:val="16"/>
          <w:szCs w:val="17"/>
        </w:rPr>
      </w:pPr>
      <w:r w:rsidRPr="00004F18">
        <w:rPr>
          <w:rFonts w:ascii="Courier New" w:hAnsi="Courier New" w:cs="Courier New"/>
          <w:sz w:val="16"/>
          <w:szCs w:val="17"/>
        </w:rPr>
        <w:t>    {</w:t>
      </w:r>
    </w:p>
    <w:p w14:paraId="4EF0F9FD" w14:textId="15B3F4CA" w:rsidR="006467E3" w:rsidRPr="00004F18" w:rsidRDefault="006467E3" w:rsidP="00004F18">
      <w:pPr>
        <w:spacing w:after="0"/>
        <w:ind w:left="360"/>
        <w:rPr>
          <w:rFonts w:ascii="Courier New" w:hAnsi="Courier New" w:cs="Courier New"/>
          <w:sz w:val="16"/>
          <w:szCs w:val="17"/>
        </w:rPr>
      </w:pPr>
      <w:r w:rsidRPr="00004F18">
        <w:rPr>
          <w:rFonts w:ascii="Courier New" w:hAnsi="Courier New" w:cs="Courier New"/>
          <w:sz w:val="16"/>
          <w:szCs w:val="17"/>
        </w:rPr>
        <w:t xml:space="preserve">       </w:t>
      </w:r>
      <w:proofErr w:type="spellStart"/>
      <w:r w:rsidRPr="00004F18">
        <w:rPr>
          <w:rFonts w:ascii="Courier New" w:hAnsi="Courier New" w:cs="Courier New"/>
          <w:sz w:val="16"/>
          <w:szCs w:val="17"/>
        </w:rPr>
        <w:t>charHandles</w:t>
      </w:r>
      <w:proofErr w:type="spellEnd"/>
      <w:r w:rsidRPr="00004F18">
        <w:rPr>
          <w:rFonts w:ascii="Courier New" w:hAnsi="Courier New" w:cs="Courier New"/>
          <w:sz w:val="16"/>
          <w:szCs w:val="17"/>
        </w:rPr>
        <w:t>[charHandleCount-1].</w:t>
      </w:r>
      <w:proofErr w:type="spellStart"/>
      <w:r w:rsidRPr="00004F18">
        <w:rPr>
          <w:rFonts w:ascii="Courier New" w:hAnsi="Courier New" w:cs="Courier New"/>
          <w:color w:val="0326CC"/>
          <w:sz w:val="16"/>
          <w:szCs w:val="17"/>
        </w:rPr>
        <w:t>endHandle</w:t>
      </w:r>
      <w:proofErr w:type="spellEnd"/>
      <w:r w:rsidRPr="00004F18">
        <w:rPr>
          <w:rFonts w:ascii="Courier New" w:hAnsi="Courier New" w:cs="Courier New"/>
          <w:sz w:val="16"/>
          <w:szCs w:val="17"/>
        </w:rPr>
        <w:t xml:space="preserve"> = </w:t>
      </w:r>
      <w:proofErr w:type="spellStart"/>
      <w:r w:rsidRPr="00004F18">
        <w:rPr>
          <w:rFonts w:ascii="Courier New" w:hAnsi="Courier New" w:cs="Courier New"/>
          <w:sz w:val="16"/>
          <w:szCs w:val="17"/>
        </w:rPr>
        <w:t>charHandles</w:t>
      </w:r>
      <w:proofErr w:type="spellEnd"/>
      <w:r w:rsidRPr="00004F18">
        <w:rPr>
          <w:rFonts w:ascii="Courier New" w:hAnsi="Courier New" w:cs="Courier New"/>
          <w:sz w:val="16"/>
          <w:szCs w:val="17"/>
        </w:rPr>
        <w:t>[</w:t>
      </w:r>
      <w:proofErr w:type="spellStart"/>
      <w:r w:rsidRPr="00004F18">
        <w:rPr>
          <w:rFonts w:ascii="Courier New" w:hAnsi="Courier New" w:cs="Courier New"/>
          <w:sz w:val="16"/>
          <w:szCs w:val="17"/>
        </w:rPr>
        <w:t>charHandleCount</w:t>
      </w:r>
      <w:proofErr w:type="spellEnd"/>
      <w:r w:rsidRPr="00004F18">
        <w:rPr>
          <w:rFonts w:ascii="Courier New" w:hAnsi="Courier New" w:cs="Courier New"/>
          <w:sz w:val="16"/>
          <w:szCs w:val="17"/>
        </w:rPr>
        <w:t>].</w:t>
      </w:r>
      <w:r w:rsidRPr="00004F18">
        <w:rPr>
          <w:rFonts w:ascii="Courier New" w:hAnsi="Courier New" w:cs="Courier New"/>
          <w:color w:val="0326CC"/>
          <w:sz w:val="16"/>
          <w:szCs w:val="17"/>
        </w:rPr>
        <w:t>endHandle</w:t>
      </w:r>
      <w:r w:rsidRPr="00004F18">
        <w:rPr>
          <w:rFonts w:ascii="Courier New" w:hAnsi="Courier New" w:cs="Courier New"/>
          <w:sz w:val="16"/>
          <w:szCs w:val="17"/>
        </w:rPr>
        <w:t>-1;</w:t>
      </w:r>
    </w:p>
    <w:p w14:paraId="0DB350BB" w14:textId="5FB1BB3B" w:rsidR="006467E3" w:rsidRPr="00004F18" w:rsidRDefault="006467E3" w:rsidP="00004F18">
      <w:pPr>
        <w:spacing w:after="0"/>
        <w:ind w:left="360"/>
        <w:rPr>
          <w:rFonts w:ascii="Courier New" w:hAnsi="Courier New" w:cs="Courier New"/>
          <w:sz w:val="16"/>
          <w:szCs w:val="17"/>
        </w:rPr>
      </w:pPr>
      <w:r w:rsidRPr="00004F18">
        <w:rPr>
          <w:rFonts w:ascii="Courier New" w:hAnsi="Courier New" w:cs="Courier New"/>
          <w:sz w:val="16"/>
          <w:szCs w:val="17"/>
        </w:rPr>
        <w:t>    }</w:t>
      </w:r>
    </w:p>
    <w:p w14:paraId="332CC60A" w14:textId="29DF08A1" w:rsidR="006467E3" w:rsidRPr="00004F18" w:rsidRDefault="006467E3" w:rsidP="00004F18">
      <w:pPr>
        <w:ind w:left="360"/>
        <w:rPr>
          <w:rFonts w:ascii="Courier New" w:hAnsi="Courier New" w:cs="Courier New"/>
          <w:sz w:val="16"/>
          <w:szCs w:val="17"/>
        </w:rPr>
      </w:pPr>
      <w:r w:rsidRPr="00004F18">
        <w:rPr>
          <w:rFonts w:ascii="Courier New" w:hAnsi="Courier New" w:cs="Courier New"/>
          <w:sz w:val="16"/>
          <w:szCs w:val="17"/>
        </w:rPr>
        <w:t xml:space="preserve">    </w:t>
      </w:r>
      <w:proofErr w:type="spellStart"/>
      <w:r w:rsidRPr="00004F18">
        <w:rPr>
          <w:rFonts w:ascii="Courier New" w:hAnsi="Courier New" w:cs="Courier New"/>
          <w:sz w:val="16"/>
          <w:szCs w:val="17"/>
        </w:rPr>
        <w:t>charHandleCount</w:t>
      </w:r>
      <w:proofErr w:type="spellEnd"/>
      <w:r w:rsidRPr="00004F18">
        <w:rPr>
          <w:rFonts w:ascii="Courier New" w:hAnsi="Courier New" w:cs="Courier New"/>
          <w:sz w:val="16"/>
          <w:szCs w:val="17"/>
        </w:rPr>
        <w:t xml:space="preserve"> += 1;</w:t>
      </w:r>
    </w:p>
    <w:p w14:paraId="04DD87B9" w14:textId="5790C8B6" w:rsidR="006467E3" w:rsidRDefault="006467E3" w:rsidP="00004F18">
      <w:pPr>
        <w:ind w:left="720"/>
      </w:pPr>
      <w:r>
        <w:t xml:space="preserve">The point is to assume that the </w:t>
      </w:r>
      <w:r w:rsidR="00004F18">
        <w:t>C</w:t>
      </w:r>
      <w:r>
        <w:t xml:space="preserve">haracteristic ends at the end of the </w:t>
      </w:r>
      <w:r w:rsidR="00004F18">
        <w:t>S</w:t>
      </w:r>
      <w:r>
        <w:t xml:space="preserve">ervice </w:t>
      </w:r>
      <w:r w:rsidR="00004F18">
        <w:t>Group</w:t>
      </w:r>
      <w:r>
        <w:t>.  But, if you find another Characteristic</w:t>
      </w:r>
      <w:r w:rsidR="00004F18">
        <w:t>,</w:t>
      </w:r>
      <w:r>
        <w:t xml:space="preserve"> then you know that the end of the previous Characteristic is th</w:t>
      </w:r>
      <w:r w:rsidR="00004F18">
        <w:t>e start of the new</w:t>
      </w:r>
      <w:r>
        <w:t xml:space="preserve"> one</w:t>
      </w:r>
      <w:r w:rsidR="00004F18">
        <w:t xml:space="preserve"> minus 1.</w:t>
      </w:r>
    </w:p>
    <w:p w14:paraId="28913787" w14:textId="1DC81ECF" w:rsidR="00961EB3" w:rsidRPr="00961EB3" w:rsidRDefault="00C04B52" w:rsidP="00004F18">
      <w:pPr>
        <w:ind w:left="720"/>
      </w:pPr>
      <w:r>
        <w:lastRenderedPageBreak/>
        <w:t xml:space="preserve">Then you want to see if the </w:t>
      </w:r>
      <w:r w:rsidR="006467E3">
        <w:t>C</w:t>
      </w:r>
      <w:r>
        <w:t xml:space="preserve">haracteristic is the Button or LED </w:t>
      </w:r>
      <w:r w:rsidR="006467E3">
        <w:t>Characteristic</w:t>
      </w:r>
      <w:r w:rsidR="00004F18">
        <w:t>. If it is one of those,</w:t>
      </w:r>
      <w:r>
        <w:t xml:space="preserve"> then also save the start, end and value </w:t>
      </w:r>
      <w:r w:rsidR="00004F18">
        <w:t>H</w:t>
      </w:r>
      <w:r>
        <w:t xml:space="preserve">andles. </w:t>
      </w:r>
      <w:r w:rsidR="00961EB3">
        <w:t xml:space="preserve"> </w:t>
      </w:r>
    </w:p>
    <w:p w14:paraId="38A5DD86" w14:textId="75E0E261" w:rsidR="00B50990" w:rsidRPr="00022DDF" w:rsidRDefault="00B50990" w:rsidP="00022DDF">
      <w:pPr>
        <w:pStyle w:val="ListParagraph"/>
        <w:rPr>
          <w:u w:val="single"/>
        </w:rPr>
      </w:pPr>
      <w:r>
        <w:rPr>
          <w:u w:val="single"/>
        </w:rPr>
        <w:t>Descriptor</w:t>
      </w:r>
      <w:r w:rsidRPr="00B50990">
        <w:rPr>
          <w:u w:val="single"/>
        </w:rPr>
        <w:t xml:space="preserve"> Discovery</w:t>
      </w:r>
    </w:p>
    <w:p w14:paraId="158C27A2" w14:textId="4E49460E" w:rsidR="00004F18" w:rsidRDefault="00961EB3" w:rsidP="00B50990">
      <w:pPr>
        <w:pStyle w:val="ListParagraph"/>
        <w:numPr>
          <w:ilvl w:val="0"/>
          <w:numId w:val="21"/>
        </w:numPr>
      </w:pPr>
      <w:r>
        <w:t>Add a function to launch the Descriptor discovery called “</w:t>
      </w:r>
      <w:proofErr w:type="spellStart"/>
      <w:r>
        <w:t>startDescriptorDiscovery</w:t>
      </w:r>
      <w:proofErr w:type="spellEnd"/>
      <w:r>
        <w:t xml:space="preserve">” when the user presses ‘e’.  The purpose of this function is to find the CCCD </w:t>
      </w:r>
      <w:r w:rsidR="006467E3">
        <w:t>H</w:t>
      </w:r>
      <w:r>
        <w:t xml:space="preserve">andle for the button Characteristic. </w:t>
      </w:r>
    </w:p>
    <w:p w14:paraId="647BDC50" w14:textId="77777777" w:rsidR="00004F18" w:rsidRDefault="00961EB3" w:rsidP="00004F18">
      <w:pPr>
        <w:pStyle w:val="ListParagraph"/>
        <w:numPr>
          <w:ilvl w:val="1"/>
          <w:numId w:val="21"/>
        </w:numPr>
      </w:pPr>
      <w:r>
        <w:t xml:space="preserve">It will need to search for all the Descriptors in the Characteristic Group. </w:t>
      </w:r>
    </w:p>
    <w:p w14:paraId="77A5F0C7" w14:textId="77777777" w:rsidR="00004F18" w:rsidRDefault="00961EB3" w:rsidP="00004F18">
      <w:pPr>
        <w:pStyle w:val="ListParagraph"/>
        <w:numPr>
          <w:ilvl w:val="1"/>
          <w:numId w:val="21"/>
        </w:numPr>
      </w:pPr>
      <w:r>
        <w:t>The start will be the Button Value Handle + 1 to the end of the group handle.</w:t>
      </w:r>
      <w:r w:rsidR="006467E3">
        <w:t xml:space="preserve"> </w:t>
      </w:r>
    </w:p>
    <w:p w14:paraId="3F275558" w14:textId="3412FAA1" w:rsidR="006467E3" w:rsidRPr="006467E3" w:rsidRDefault="006467E3" w:rsidP="00004F18">
      <w:pPr>
        <w:pStyle w:val="ListParagraph"/>
        <w:numPr>
          <w:ilvl w:val="1"/>
          <w:numId w:val="21"/>
        </w:numPr>
      </w:pPr>
      <w:r>
        <w:t xml:space="preserve">Once the parameters are setup, launch </w:t>
      </w:r>
      <w:proofErr w:type="spellStart"/>
      <w:r>
        <w:t>wiced_bt_gatt_send_discover</w:t>
      </w:r>
      <w:proofErr w:type="spellEnd"/>
      <w:r>
        <w:t xml:space="preserve"> with </w:t>
      </w:r>
      <w:r w:rsidRPr="006467E3">
        <w:t>GATT_DISCOVER_CHARACTERISTIC_DESCRIPTORS</w:t>
      </w:r>
      <w:r w:rsidR="00004F18">
        <w:t>.</w:t>
      </w:r>
    </w:p>
    <w:p w14:paraId="3B722743" w14:textId="6D6EEFE1" w:rsidR="008150B5" w:rsidRDefault="006467E3" w:rsidP="00B50990">
      <w:pPr>
        <w:pStyle w:val="ListParagraph"/>
        <w:numPr>
          <w:ilvl w:val="0"/>
          <w:numId w:val="21"/>
        </w:numPr>
      </w:pPr>
      <w:r>
        <w:t xml:space="preserve">In the </w:t>
      </w:r>
      <w:r w:rsidRPr="00531D8D">
        <w:t>GATT_DISCOVERY_RESULT_EVT</w:t>
      </w:r>
      <w:r>
        <w:t xml:space="preserve"> of your GATT Event Handler add an </w:t>
      </w:r>
      <w:r w:rsidR="00ED0ADC">
        <w:t>"</w:t>
      </w:r>
      <w:r>
        <w:t>if</w:t>
      </w:r>
      <w:r w:rsidR="00ED0ADC">
        <w:t>"</w:t>
      </w:r>
      <w:r>
        <w:t xml:space="preserve"> for the Descriptor result.  If the D</w:t>
      </w:r>
      <w:r w:rsidR="00ED0ADC">
        <w:t>e</w:t>
      </w:r>
      <w:r>
        <w:t xml:space="preserve">scriptor Attribute is &lt;&lt;CCCD&gt; == 0x2902 then save the Button CCCD Handle. </w:t>
      </w:r>
    </w:p>
    <w:p w14:paraId="13F91293" w14:textId="77777777" w:rsidR="00B50990" w:rsidRDefault="00B50990" w:rsidP="00B50990">
      <w:pPr>
        <w:pStyle w:val="ListParagraph"/>
      </w:pPr>
    </w:p>
    <w:p w14:paraId="6E44782E" w14:textId="4AA5C415" w:rsidR="006467E3" w:rsidRDefault="006467E3" w:rsidP="00B50990">
      <w:pPr>
        <w:pStyle w:val="ListParagraph"/>
        <w:numPr>
          <w:ilvl w:val="0"/>
          <w:numId w:val="21"/>
        </w:numPr>
      </w:pPr>
      <w:r>
        <w:t xml:space="preserve">The last change you need to make </w:t>
      </w:r>
      <w:r w:rsidR="00ED0ADC">
        <w:t>in the GATT callback is</w:t>
      </w:r>
      <w:r>
        <w:t xml:space="preserve"> for the </w:t>
      </w:r>
      <w:r w:rsidRPr="006467E3">
        <w:t>GATT_DISCOVERY_CPLT_EVT</w:t>
      </w:r>
      <w:r>
        <w:t xml:space="preserve">.  You should check to see if it is a Characteristic discovery.  If it is, then </w:t>
      </w:r>
      <w:r w:rsidR="003D13AD">
        <w:t xml:space="preserve">you will be able figure out the </w:t>
      </w:r>
      <w:proofErr w:type="spellStart"/>
      <w:r w:rsidR="003D13AD">
        <w:t>endHandle</w:t>
      </w:r>
      <w:proofErr w:type="spellEnd"/>
      <w:r w:rsidR="003D13AD">
        <w:t xml:space="preserve"> for each of the LED and Button Characteristic by copying them from the </w:t>
      </w:r>
      <w:proofErr w:type="spellStart"/>
      <w:r w:rsidR="003D13AD">
        <w:t>charHandles</w:t>
      </w:r>
      <w:proofErr w:type="spellEnd"/>
      <w:r w:rsidR="003D13AD">
        <w:t xml:space="preserve"> array.  Your code could look something like this:</w:t>
      </w:r>
    </w:p>
    <w:p w14:paraId="507B3B03" w14:textId="68396031" w:rsidR="006467E3" w:rsidRPr="00B50990" w:rsidRDefault="006467E3" w:rsidP="00B50990">
      <w:pPr>
        <w:spacing w:after="0"/>
        <w:ind w:left="720"/>
        <w:rPr>
          <w:rFonts w:ascii="Courier New" w:hAnsi="Courier New" w:cs="Courier New"/>
          <w:color w:val="4E9072"/>
          <w:sz w:val="16"/>
          <w:szCs w:val="17"/>
        </w:rPr>
      </w:pPr>
      <w:r w:rsidRPr="00B50990">
        <w:rPr>
          <w:rFonts w:ascii="Courier New" w:hAnsi="Courier New" w:cs="Courier New"/>
          <w:color w:val="4E9072"/>
          <w:sz w:val="16"/>
          <w:szCs w:val="17"/>
        </w:rPr>
        <w:t>// Once all characteristics are discovered... you need to setup the end handles</w:t>
      </w:r>
    </w:p>
    <w:p w14:paraId="2293C11A" w14:textId="590735D7" w:rsidR="006467E3" w:rsidRPr="00B50990" w:rsidRDefault="006467E3" w:rsidP="00B50990">
      <w:pPr>
        <w:spacing w:after="0"/>
        <w:ind w:left="720"/>
        <w:rPr>
          <w:rFonts w:ascii="Courier New" w:hAnsi="Courier New" w:cs="Courier New"/>
          <w:color w:val="0326CC"/>
          <w:sz w:val="16"/>
          <w:szCs w:val="17"/>
        </w:rPr>
      </w:pPr>
      <w:r w:rsidRPr="00B50990">
        <w:rPr>
          <w:rFonts w:ascii="Courier New" w:hAnsi="Courier New" w:cs="Courier New"/>
          <w:color w:val="931A68"/>
          <w:sz w:val="16"/>
          <w:szCs w:val="17"/>
        </w:rPr>
        <w:t>if</w:t>
      </w:r>
      <w:r w:rsidRPr="00B50990">
        <w:rPr>
          <w:rFonts w:ascii="Courier New" w:hAnsi="Courier New" w:cs="Courier New"/>
          <w:color w:val="000000"/>
          <w:sz w:val="16"/>
          <w:szCs w:val="17"/>
        </w:rPr>
        <w:t>(</w:t>
      </w:r>
      <w:proofErr w:type="spellStart"/>
      <w:r w:rsidRPr="00B50990">
        <w:rPr>
          <w:rFonts w:ascii="Courier New" w:hAnsi="Courier New" w:cs="Courier New"/>
          <w:color w:val="000000"/>
          <w:sz w:val="16"/>
          <w:szCs w:val="17"/>
        </w:rPr>
        <w:t>p_data</w:t>
      </w:r>
      <w:proofErr w:type="spellEnd"/>
      <w:r w:rsidRPr="00B50990">
        <w:rPr>
          <w:rFonts w:ascii="Courier New" w:hAnsi="Courier New" w:cs="Courier New"/>
          <w:color w:val="000000"/>
          <w:sz w:val="16"/>
          <w:szCs w:val="17"/>
        </w:rPr>
        <w:t>-&gt;</w:t>
      </w:r>
      <w:proofErr w:type="spellStart"/>
      <w:r w:rsidRPr="00B50990">
        <w:rPr>
          <w:rFonts w:ascii="Courier New" w:hAnsi="Courier New" w:cs="Courier New"/>
          <w:color w:val="0326CC"/>
          <w:sz w:val="16"/>
          <w:szCs w:val="17"/>
        </w:rPr>
        <w:t>discovery_complete</w:t>
      </w:r>
      <w:r w:rsidRPr="00B50990">
        <w:rPr>
          <w:rFonts w:ascii="Courier New" w:hAnsi="Courier New" w:cs="Courier New"/>
          <w:color w:val="000000"/>
          <w:sz w:val="16"/>
          <w:szCs w:val="17"/>
        </w:rPr>
        <w:t>.</w:t>
      </w:r>
      <w:r w:rsidRPr="00B50990">
        <w:rPr>
          <w:rFonts w:ascii="Courier New" w:hAnsi="Courier New" w:cs="Courier New"/>
          <w:color w:val="0326CC"/>
          <w:sz w:val="16"/>
          <w:szCs w:val="17"/>
        </w:rPr>
        <w:t>disc_type</w:t>
      </w:r>
      <w:proofErr w:type="spellEnd"/>
      <w:r w:rsidRPr="00B50990">
        <w:rPr>
          <w:rFonts w:ascii="Courier New" w:hAnsi="Courier New" w:cs="Courier New"/>
          <w:color w:val="000000"/>
          <w:sz w:val="16"/>
          <w:szCs w:val="17"/>
        </w:rPr>
        <w:t xml:space="preserve"> == </w:t>
      </w:r>
      <w:r w:rsidRPr="00B50990">
        <w:rPr>
          <w:rFonts w:ascii="Courier New" w:hAnsi="Courier New" w:cs="Courier New"/>
          <w:color w:val="0326CC"/>
          <w:sz w:val="16"/>
          <w:szCs w:val="17"/>
        </w:rPr>
        <w:t>GATT_DISCOVER_CHARACTERISTICS</w:t>
      </w:r>
      <w:r w:rsidRPr="00B50990">
        <w:rPr>
          <w:rFonts w:ascii="Courier New" w:hAnsi="Courier New" w:cs="Courier New"/>
          <w:color w:val="000000"/>
          <w:sz w:val="16"/>
          <w:szCs w:val="17"/>
        </w:rPr>
        <w:t>)</w:t>
      </w:r>
    </w:p>
    <w:p w14:paraId="1963C236" w14:textId="3151CA7B"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w:t>
      </w:r>
    </w:p>
    <w:p w14:paraId="231E5B33" w14:textId="4B3BDC86"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color w:val="931A68"/>
          <w:sz w:val="16"/>
          <w:szCs w:val="17"/>
        </w:rPr>
        <w:t xml:space="preserve">  for</w:t>
      </w:r>
      <w:r w:rsidRPr="00B50990">
        <w:rPr>
          <w:rFonts w:ascii="Courier New" w:hAnsi="Courier New" w:cs="Courier New"/>
          <w:sz w:val="16"/>
          <w:szCs w:val="17"/>
        </w:rPr>
        <w:t>(</w:t>
      </w:r>
      <w:proofErr w:type="spellStart"/>
      <w:r w:rsidRPr="00B50990">
        <w:rPr>
          <w:rFonts w:ascii="Courier New" w:hAnsi="Courier New" w:cs="Courier New"/>
          <w:color w:val="931A68"/>
          <w:sz w:val="16"/>
          <w:szCs w:val="17"/>
        </w:rPr>
        <w:t>int</w:t>
      </w:r>
      <w:proofErr w:type="spellEnd"/>
      <w:r w:rsidRPr="00B50990">
        <w:rPr>
          <w:rFonts w:ascii="Courier New" w:hAnsi="Courier New" w:cs="Courier New"/>
          <w:sz w:val="16"/>
          <w:szCs w:val="17"/>
        </w:rPr>
        <w:t xml:space="preserve"> </w:t>
      </w:r>
      <w:proofErr w:type="spellStart"/>
      <w:r w:rsidRPr="00B50990">
        <w:rPr>
          <w:rFonts w:ascii="Courier New" w:hAnsi="Courier New" w:cs="Courier New"/>
          <w:sz w:val="16"/>
          <w:szCs w:val="17"/>
        </w:rPr>
        <w:t>i</w:t>
      </w:r>
      <w:proofErr w:type="spellEnd"/>
      <w:r w:rsidRPr="00B50990">
        <w:rPr>
          <w:rFonts w:ascii="Courier New" w:hAnsi="Courier New" w:cs="Courier New"/>
          <w:sz w:val="16"/>
          <w:szCs w:val="17"/>
        </w:rPr>
        <w:t>=0;i&lt;</w:t>
      </w:r>
      <w:proofErr w:type="spellStart"/>
      <w:r w:rsidRPr="00B50990">
        <w:rPr>
          <w:rFonts w:ascii="Courier New" w:hAnsi="Courier New" w:cs="Courier New"/>
          <w:sz w:val="16"/>
          <w:szCs w:val="17"/>
        </w:rPr>
        <w:t>charHandleCount;i</w:t>
      </w:r>
      <w:proofErr w:type="spellEnd"/>
      <w:r w:rsidRPr="00B50990">
        <w:rPr>
          <w:rFonts w:ascii="Courier New" w:hAnsi="Courier New" w:cs="Courier New"/>
          <w:sz w:val="16"/>
          <w:szCs w:val="17"/>
        </w:rPr>
        <w:t>++)</w:t>
      </w:r>
    </w:p>
    <w:p w14:paraId="5E9D753D" w14:textId="2150DA2B"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w:t>
      </w:r>
    </w:p>
    <w:p w14:paraId="59A78A76" w14:textId="404DED8C"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xml:space="preserve">    </w:t>
      </w:r>
      <w:r w:rsidRPr="00B50990">
        <w:rPr>
          <w:rFonts w:ascii="Courier New" w:hAnsi="Courier New" w:cs="Courier New"/>
          <w:color w:val="931A68"/>
          <w:sz w:val="16"/>
          <w:szCs w:val="17"/>
        </w:rPr>
        <w:t>if</w:t>
      </w:r>
      <w:r w:rsidRPr="00B50990">
        <w:rPr>
          <w:rFonts w:ascii="Courier New" w:hAnsi="Courier New" w:cs="Courier New"/>
          <w:sz w:val="16"/>
          <w:szCs w:val="17"/>
        </w:rPr>
        <w:t>(</w:t>
      </w:r>
      <w:proofErr w:type="spellStart"/>
      <w:r w:rsidRPr="00B50990">
        <w:rPr>
          <w:rFonts w:ascii="Courier New" w:hAnsi="Courier New" w:cs="Courier New"/>
          <w:sz w:val="16"/>
          <w:szCs w:val="17"/>
        </w:rPr>
        <w:t>charHandles</w:t>
      </w:r>
      <w:proofErr w:type="spellEnd"/>
      <w:r w:rsidRPr="00B50990">
        <w:rPr>
          <w:rFonts w:ascii="Courier New" w:hAnsi="Courier New" w:cs="Courier New"/>
          <w:sz w:val="16"/>
          <w:szCs w:val="17"/>
        </w:rPr>
        <w:t>[</w:t>
      </w:r>
      <w:proofErr w:type="spellStart"/>
      <w:r w:rsidRPr="00B50990">
        <w:rPr>
          <w:rFonts w:ascii="Courier New" w:hAnsi="Courier New" w:cs="Courier New"/>
          <w:sz w:val="16"/>
          <w:szCs w:val="17"/>
        </w:rPr>
        <w:t>i</w:t>
      </w:r>
      <w:proofErr w:type="spellEnd"/>
      <w:r w:rsidRPr="00B50990">
        <w:rPr>
          <w:rFonts w:ascii="Courier New" w:hAnsi="Courier New" w:cs="Courier New"/>
          <w:sz w:val="16"/>
          <w:szCs w:val="17"/>
        </w:rPr>
        <w:t>].</w:t>
      </w:r>
      <w:proofErr w:type="spellStart"/>
      <w:r w:rsidRPr="00B50990">
        <w:rPr>
          <w:rFonts w:ascii="Courier New" w:hAnsi="Courier New" w:cs="Courier New"/>
          <w:color w:val="0326CC"/>
          <w:sz w:val="16"/>
          <w:szCs w:val="17"/>
        </w:rPr>
        <w:t>startHandle</w:t>
      </w:r>
      <w:proofErr w:type="spellEnd"/>
      <w:r w:rsidRPr="00B50990">
        <w:rPr>
          <w:rFonts w:ascii="Courier New" w:hAnsi="Courier New" w:cs="Courier New"/>
          <w:sz w:val="16"/>
          <w:szCs w:val="17"/>
        </w:rPr>
        <w:t xml:space="preserve"> == </w:t>
      </w:r>
      <w:proofErr w:type="spellStart"/>
      <w:r w:rsidRPr="00B50990">
        <w:rPr>
          <w:rFonts w:ascii="Courier New" w:hAnsi="Courier New" w:cs="Courier New"/>
          <w:sz w:val="16"/>
          <w:szCs w:val="17"/>
        </w:rPr>
        <w:t>ledChar.</w:t>
      </w:r>
      <w:r w:rsidRPr="00B50990">
        <w:rPr>
          <w:rFonts w:ascii="Courier New" w:hAnsi="Courier New" w:cs="Courier New"/>
          <w:color w:val="0326CC"/>
          <w:sz w:val="16"/>
          <w:szCs w:val="17"/>
        </w:rPr>
        <w:t>startHandle</w:t>
      </w:r>
      <w:proofErr w:type="spellEnd"/>
      <w:r w:rsidRPr="00B50990">
        <w:rPr>
          <w:rFonts w:ascii="Courier New" w:hAnsi="Courier New" w:cs="Courier New"/>
          <w:sz w:val="16"/>
          <w:szCs w:val="17"/>
        </w:rPr>
        <w:t>)</w:t>
      </w:r>
    </w:p>
    <w:p w14:paraId="0B77C0E3" w14:textId="6E0BA4DF"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xml:space="preserve">      </w:t>
      </w:r>
      <w:proofErr w:type="spellStart"/>
      <w:r w:rsidRPr="00B50990">
        <w:rPr>
          <w:rFonts w:ascii="Courier New" w:hAnsi="Courier New" w:cs="Courier New"/>
          <w:sz w:val="16"/>
          <w:szCs w:val="17"/>
        </w:rPr>
        <w:t>ledChar.</w:t>
      </w:r>
      <w:r w:rsidRPr="00B50990">
        <w:rPr>
          <w:rFonts w:ascii="Courier New" w:hAnsi="Courier New" w:cs="Courier New"/>
          <w:color w:val="0326CC"/>
          <w:sz w:val="16"/>
          <w:szCs w:val="17"/>
        </w:rPr>
        <w:t>endHandle</w:t>
      </w:r>
      <w:proofErr w:type="spellEnd"/>
      <w:r w:rsidRPr="00B50990">
        <w:rPr>
          <w:rFonts w:ascii="Courier New" w:hAnsi="Courier New" w:cs="Courier New"/>
          <w:sz w:val="16"/>
          <w:szCs w:val="17"/>
        </w:rPr>
        <w:t xml:space="preserve"> = </w:t>
      </w:r>
      <w:proofErr w:type="spellStart"/>
      <w:r w:rsidRPr="00B50990">
        <w:rPr>
          <w:rFonts w:ascii="Courier New" w:hAnsi="Courier New" w:cs="Courier New"/>
          <w:sz w:val="16"/>
          <w:szCs w:val="17"/>
        </w:rPr>
        <w:t>charHandles</w:t>
      </w:r>
      <w:proofErr w:type="spellEnd"/>
      <w:r w:rsidRPr="00B50990">
        <w:rPr>
          <w:rFonts w:ascii="Courier New" w:hAnsi="Courier New" w:cs="Courier New"/>
          <w:sz w:val="16"/>
          <w:szCs w:val="17"/>
        </w:rPr>
        <w:t>[</w:t>
      </w:r>
      <w:proofErr w:type="spellStart"/>
      <w:r w:rsidRPr="00B50990">
        <w:rPr>
          <w:rFonts w:ascii="Courier New" w:hAnsi="Courier New" w:cs="Courier New"/>
          <w:sz w:val="16"/>
          <w:szCs w:val="17"/>
        </w:rPr>
        <w:t>i</w:t>
      </w:r>
      <w:proofErr w:type="spellEnd"/>
      <w:r w:rsidRPr="00B50990">
        <w:rPr>
          <w:rFonts w:ascii="Courier New" w:hAnsi="Courier New" w:cs="Courier New"/>
          <w:sz w:val="16"/>
          <w:szCs w:val="17"/>
        </w:rPr>
        <w:t>].</w:t>
      </w:r>
      <w:proofErr w:type="spellStart"/>
      <w:r w:rsidRPr="00B50990">
        <w:rPr>
          <w:rFonts w:ascii="Courier New" w:hAnsi="Courier New" w:cs="Courier New"/>
          <w:color w:val="0326CC"/>
          <w:sz w:val="16"/>
          <w:szCs w:val="17"/>
        </w:rPr>
        <w:t>endHandle</w:t>
      </w:r>
      <w:proofErr w:type="spellEnd"/>
      <w:r w:rsidRPr="00B50990">
        <w:rPr>
          <w:rFonts w:ascii="Courier New" w:hAnsi="Courier New" w:cs="Courier New"/>
          <w:sz w:val="16"/>
          <w:szCs w:val="17"/>
        </w:rPr>
        <w:t>;</w:t>
      </w:r>
    </w:p>
    <w:p w14:paraId="0C2F8D26" w14:textId="77777777" w:rsidR="006467E3" w:rsidRPr="00B50990" w:rsidRDefault="006467E3" w:rsidP="00B50990">
      <w:pPr>
        <w:spacing w:after="0"/>
        <w:ind w:left="720"/>
        <w:rPr>
          <w:rFonts w:ascii="Courier New" w:hAnsi="Courier New" w:cs="Courier New"/>
          <w:sz w:val="16"/>
          <w:szCs w:val="17"/>
        </w:rPr>
      </w:pPr>
    </w:p>
    <w:p w14:paraId="1746A5A0" w14:textId="548044C0"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xml:space="preserve">     </w:t>
      </w:r>
      <w:r w:rsidRPr="00B50990">
        <w:rPr>
          <w:rFonts w:ascii="Courier New" w:hAnsi="Courier New" w:cs="Courier New"/>
          <w:color w:val="931A68"/>
          <w:sz w:val="16"/>
          <w:szCs w:val="17"/>
        </w:rPr>
        <w:t>if</w:t>
      </w:r>
      <w:r w:rsidRPr="00B50990">
        <w:rPr>
          <w:rFonts w:ascii="Courier New" w:hAnsi="Courier New" w:cs="Courier New"/>
          <w:sz w:val="16"/>
          <w:szCs w:val="17"/>
        </w:rPr>
        <w:t>(</w:t>
      </w:r>
      <w:proofErr w:type="spellStart"/>
      <w:r w:rsidRPr="00B50990">
        <w:rPr>
          <w:rFonts w:ascii="Courier New" w:hAnsi="Courier New" w:cs="Courier New"/>
          <w:sz w:val="16"/>
          <w:szCs w:val="17"/>
        </w:rPr>
        <w:t>charHandles</w:t>
      </w:r>
      <w:proofErr w:type="spellEnd"/>
      <w:r w:rsidRPr="00B50990">
        <w:rPr>
          <w:rFonts w:ascii="Courier New" w:hAnsi="Courier New" w:cs="Courier New"/>
          <w:sz w:val="16"/>
          <w:szCs w:val="17"/>
        </w:rPr>
        <w:t>[</w:t>
      </w:r>
      <w:proofErr w:type="spellStart"/>
      <w:r w:rsidRPr="00B50990">
        <w:rPr>
          <w:rFonts w:ascii="Courier New" w:hAnsi="Courier New" w:cs="Courier New"/>
          <w:sz w:val="16"/>
          <w:szCs w:val="17"/>
        </w:rPr>
        <w:t>i</w:t>
      </w:r>
      <w:proofErr w:type="spellEnd"/>
      <w:r w:rsidRPr="00B50990">
        <w:rPr>
          <w:rFonts w:ascii="Courier New" w:hAnsi="Courier New" w:cs="Courier New"/>
          <w:sz w:val="16"/>
          <w:szCs w:val="17"/>
        </w:rPr>
        <w:t>].</w:t>
      </w:r>
      <w:proofErr w:type="spellStart"/>
      <w:r w:rsidRPr="00B50990">
        <w:rPr>
          <w:rFonts w:ascii="Courier New" w:hAnsi="Courier New" w:cs="Courier New"/>
          <w:color w:val="0326CC"/>
          <w:sz w:val="16"/>
          <w:szCs w:val="17"/>
        </w:rPr>
        <w:t>startHandle</w:t>
      </w:r>
      <w:proofErr w:type="spellEnd"/>
      <w:r w:rsidRPr="00B50990">
        <w:rPr>
          <w:rFonts w:ascii="Courier New" w:hAnsi="Courier New" w:cs="Courier New"/>
          <w:sz w:val="16"/>
          <w:szCs w:val="17"/>
        </w:rPr>
        <w:t xml:space="preserve"> == </w:t>
      </w:r>
      <w:proofErr w:type="spellStart"/>
      <w:r w:rsidRPr="00B50990">
        <w:rPr>
          <w:rFonts w:ascii="Courier New" w:hAnsi="Courier New" w:cs="Courier New"/>
          <w:sz w:val="16"/>
          <w:szCs w:val="17"/>
        </w:rPr>
        <w:t>buttonChar.</w:t>
      </w:r>
      <w:r w:rsidRPr="00B50990">
        <w:rPr>
          <w:rFonts w:ascii="Courier New" w:hAnsi="Courier New" w:cs="Courier New"/>
          <w:color w:val="0326CC"/>
          <w:sz w:val="16"/>
          <w:szCs w:val="17"/>
        </w:rPr>
        <w:t>startHandle</w:t>
      </w:r>
      <w:proofErr w:type="spellEnd"/>
      <w:r w:rsidRPr="00B50990">
        <w:rPr>
          <w:rFonts w:ascii="Courier New" w:hAnsi="Courier New" w:cs="Courier New"/>
          <w:sz w:val="16"/>
          <w:szCs w:val="17"/>
        </w:rPr>
        <w:t>)</w:t>
      </w:r>
    </w:p>
    <w:p w14:paraId="0C4CB528" w14:textId="5C48D96A"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xml:space="preserve">       </w:t>
      </w:r>
      <w:proofErr w:type="spellStart"/>
      <w:r w:rsidRPr="00B50990">
        <w:rPr>
          <w:rFonts w:ascii="Courier New" w:hAnsi="Courier New" w:cs="Courier New"/>
          <w:sz w:val="16"/>
          <w:szCs w:val="17"/>
        </w:rPr>
        <w:t>buttonChar.</w:t>
      </w:r>
      <w:r w:rsidRPr="00B50990">
        <w:rPr>
          <w:rFonts w:ascii="Courier New" w:hAnsi="Courier New" w:cs="Courier New"/>
          <w:color w:val="0326CC"/>
          <w:sz w:val="16"/>
          <w:szCs w:val="17"/>
        </w:rPr>
        <w:t>endHandle</w:t>
      </w:r>
      <w:proofErr w:type="spellEnd"/>
      <w:r w:rsidRPr="00B50990">
        <w:rPr>
          <w:rFonts w:ascii="Courier New" w:hAnsi="Courier New" w:cs="Courier New"/>
          <w:sz w:val="16"/>
          <w:szCs w:val="17"/>
        </w:rPr>
        <w:t xml:space="preserve"> = </w:t>
      </w:r>
      <w:proofErr w:type="spellStart"/>
      <w:r w:rsidRPr="00B50990">
        <w:rPr>
          <w:rFonts w:ascii="Courier New" w:hAnsi="Courier New" w:cs="Courier New"/>
          <w:sz w:val="16"/>
          <w:szCs w:val="17"/>
        </w:rPr>
        <w:t>charHandles</w:t>
      </w:r>
      <w:proofErr w:type="spellEnd"/>
      <w:r w:rsidRPr="00B50990">
        <w:rPr>
          <w:rFonts w:ascii="Courier New" w:hAnsi="Courier New" w:cs="Courier New"/>
          <w:sz w:val="16"/>
          <w:szCs w:val="17"/>
        </w:rPr>
        <w:t>[</w:t>
      </w:r>
      <w:proofErr w:type="spellStart"/>
      <w:r w:rsidRPr="00B50990">
        <w:rPr>
          <w:rFonts w:ascii="Courier New" w:hAnsi="Courier New" w:cs="Courier New"/>
          <w:sz w:val="16"/>
          <w:szCs w:val="17"/>
        </w:rPr>
        <w:t>i</w:t>
      </w:r>
      <w:proofErr w:type="spellEnd"/>
      <w:r w:rsidRPr="00B50990">
        <w:rPr>
          <w:rFonts w:ascii="Courier New" w:hAnsi="Courier New" w:cs="Courier New"/>
          <w:sz w:val="16"/>
          <w:szCs w:val="17"/>
        </w:rPr>
        <w:t>].</w:t>
      </w:r>
      <w:proofErr w:type="spellStart"/>
      <w:r w:rsidRPr="00B50990">
        <w:rPr>
          <w:rFonts w:ascii="Courier New" w:hAnsi="Courier New" w:cs="Courier New"/>
          <w:color w:val="0326CC"/>
          <w:sz w:val="16"/>
          <w:szCs w:val="17"/>
        </w:rPr>
        <w:t>endHandle</w:t>
      </w:r>
      <w:proofErr w:type="spellEnd"/>
      <w:r w:rsidRPr="00B50990">
        <w:rPr>
          <w:rFonts w:ascii="Courier New" w:hAnsi="Courier New" w:cs="Courier New"/>
          <w:sz w:val="16"/>
          <w:szCs w:val="17"/>
        </w:rPr>
        <w:t>;</w:t>
      </w:r>
    </w:p>
    <w:p w14:paraId="413CF1CA" w14:textId="58011F79" w:rsidR="006467E3" w:rsidRPr="00B50990" w:rsidRDefault="006467E3" w:rsidP="00B50990">
      <w:pPr>
        <w:spacing w:after="0"/>
        <w:ind w:left="720"/>
        <w:rPr>
          <w:rFonts w:ascii="Courier New" w:hAnsi="Courier New" w:cs="Courier New"/>
          <w:sz w:val="16"/>
          <w:szCs w:val="17"/>
        </w:rPr>
      </w:pPr>
      <w:r w:rsidRPr="00B50990">
        <w:rPr>
          <w:rFonts w:ascii="Courier New" w:hAnsi="Courier New" w:cs="Courier New"/>
          <w:sz w:val="16"/>
          <w:szCs w:val="17"/>
        </w:rPr>
        <w:t>  }</w:t>
      </w:r>
    </w:p>
    <w:p w14:paraId="366BB21B" w14:textId="62F2D3C7" w:rsidR="00B50990" w:rsidRPr="00214838" w:rsidRDefault="006467E3" w:rsidP="00214838">
      <w:pPr>
        <w:spacing w:after="0"/>
        <w:ind w:left="720"/>
        <w:rPr>
          <w:rFonts w:ascii="Courier New" w:hAnsi="Courier New" w:cs="Courier New"/>
          <w:sz w:val="16"/>
          <w:szCs w:val="17"/>
        </w:rPr>
      </w:pPr>
      <w:r w:rsidRPr="00B50990">
        <w:rPr>
          <w:rFonts w:ascii="Courier New" w:hAnsi="Courier New" w:cs="Courier New"/>
          <w:sz w:val="16"/>
          <w:szCs w:val="17"/>
        </w:rPr>
        <w:t>}</w:t>
      </w:r>
    </w:p>
    <w:p w14:paraId="111FCD9A" w14:textId="4329A497" w:rsidR="00B50990" w:rsidRDefault="003D13AD" w:rsidP="00B50990">
      <w:pPr>
        <w:pStyle w:val="ListParagraph"/>
        <w:numPr>
          <w:ilvl w:val="0"/>
          <w:numId w:val="21"/>
        </w:numPr>
      </w:pPr>
      <w:r>
        <w:t>Add the function calls for ‘q’,</w:t>
      </w:r>
      <w:r w:rsidR="00214838">
        <w:t xml:space="preserve"> </w:t>
      </w:r>
      <w:r>
        <w:t xml:space="preserve">’w’, and ‘e’.  Also add those </w:t>
      </w:r>
      <w:r w:rsidR="00214838">
        <w:t>key</w:t>
      </w:r>
      <w:r>
        <w:t>s to the help print out.</w:t>
      </w:r>
    </w:p>
    <w:p w14:paraId="115A4779" w14:textId="77777777" w:rsidR="00B50990" w:rsidRDefault="00B50990" w:rsidP="00B50990">
      <w:pPr>
        <w:pStyle w:val="ListParagraph"/>
        <w:numPr>
          <w:ilvl w:val="0"/>
          <w:numId w:val="21"/>
        </w:numPr>
      </w:pPr>
      <w:r>
        <w:t>Unplug your Peripheral, program your Central, and plug your Peripheral back in.</w:t>
      </w:r>
    </w:p>
    <w:p w14:paraId="77479CE0" w14:textId="2B30487B" w:rsidR="00B50990" w:rsidRDefault="00B50990" w:rsidP="00B50990">
      <w:pPr>
        <w:pStyle w:val="ListParagraph"/>
        <w:numPr>
          <w:ilvl w:val="0"/>
          <w:numId w:val="21"/>
        </w:numPr>
      </w:pPr>
      <w:r>
        <w:t>Test the following:</w:t>
      </w:r>
    </w:p>
    <w:p w14:paraId="76596E46" w14:textId="626B9A56" w:rsidR="00B50990" w:rsidRDefault="00B50990" w:rsidP="00B50990">
      <w:pPr>
        <w:pStyle w:val="ListParagraph"/>
        <w:numPr>
          <w:ilvl w:val="1"/>
          <w:numId w:val="21"/>
        </w:numPr>
      </w:pPr>
      <w:r>
        <w:t>Start Scanning (s)</w:t>
      </w:r>
    </w:p>
    <w:p w14:paraId="550CC662" w14:textId="4C96DCAB" w:rsidR="00B50990" w:rsidRDefault="00B50990" w:rsidP="00B50990">
      <w:pPr>
        <w:pStyle w:val="ListParagraph"/>
        <w:numPr>
          <w:ilvl w:val="1"/>
          <w:numId w:val="21"/>
        </w:numPr>
      </w:pPr>
      <w:r>
        <w:t>Discover the WICED101 Service (q)</w:t>
      </w:r>
    </w:p>
    <w:p w14:paraId="529C64AF" w14:textId="674590C9" w:rsidR="00B50990" w:rsidRDefault="00B50990" w:rsidP="00B50990">
      <w:pPr>
        <w:pStyle w:val="ListParagraph"/>
        <w:numPr>
          <w:ilvl w:val="1"/>
          <w:numId w:val="21"/>
        </w:numPr>
      </w:pPr>
      <w:r>
        <w:t>Discover the Button and LED Characteristics (w)</w:t>
      </w:r>
    </w:p>
    <w:p w14:paraId="72D04FC0" w14:textId="3DDE1C1D" w:rsidR="00B50990" w:rsidRDefault="00B50990" w:rsidP="00B50990">
      <w:pPr>
        <w:pStyle w:val="ListParagraph"/>
        <w:numPr>
          <w:ilvl w:val="1"/>
          <w:numId w:val="21"/>
        </w:numPr>
      </w:pPr>
      <w:r>
        <w:t xml:space="preserve">Discover the Button CCCD (e) </w:t>
      </w:r>
    </w:p>
    <w:p w14:paraId="0CE94A12" w14:textId="615059C0" w:rsidR="00B50990" w:rsidRDefault="00B50990" w:rsidP="00B50990">
      <w:pPr>
        <w:pStyle w:val="ListParagraph"/>
        <w:numPr>
          <w:ilvl w:val="1"/>
          <w:numId w:val="21"/>
        </w:numPr>
      </w:pPr>
      <w:r>
        <w:t>Turn on the LED (1)</w:t>
      </w:r>
    </w:p>
    <w:p w14:paraId="4ECC762B" w14:textId="458CD886" w:rsidR="00B50990" w:rsidRDefault="00B50990" w:rsidP="00B50990">
      <w:pPr>
        <w:pStyle w:val="ListParagraph"/>
        <w:numPr>
          <w:ilvl w:val="1"/>
          <w:numId w:val="21"/>
        </w:numPr>
      </w:pPr>
      <w:r>
        <w:t>Turn off the LED (0)</w:t>
      </w:r>
    </w:p>
    <w:p w14:paraId="27048263" w14:textId="4115454F" w:rsidR="008E1669" w:rsidRDefault="00B50990" w:rsidP="00B50990">
      <w:pPr>
        <w:pStyle w:val="ListParagraph"/>
        <w:numPr>
          <w:ilvl w:val="1"/>
          <w:numId w:val="21"/>
        </w:numPr>
      </w:pPr>
      <w:r>
        <w:t>Turn on notification</w:t>
      </w:r>
      <w:r w:rsidR="008E1669">
        <w:t xml:space="preserve"> (n)</w:t>
      </w:r>
    </w:p>
    <w:p w14:paraId="7A126A25" w14:textId="34E36467" w:rsidR="00B50990" w:rsidRDefault="008E1669" w:rsidP="00B50990">
      <w:pPr>
        <w:pStyle w:val="ListParagraph"/>
        <w:numPr>
          <w:ilvl w:val="1"/>
          <w:numId w:val="21"/>
        </w:numPr>
      </w:pPr>
      <w:r>
        <w:t>P</w:t>
      </w:r>
      <w:r w:rsidR="00B50990">
        <w:t xml:space="preserve">ress </w:t>
      </w:r>
      <w:r w:rsidR="00A30511">
        <w:t xml:space="preserve">the </w:t>
      </w:r>
      <w:r w:rsidR="00B50990">
        <w:t>button on the Peripheral and make sure it works</w:t>
      </w:r>
    </w:p>
    <w:p w14:paraId="7CE484F4" w14:textId="6810BCBE" w:rsidR="008E1669" w:rsidRDefault="00B50990" w:rsidP="00B50990">
      <w:pPr>
        <w:pStyle w:val="ListParagraph"/>
        <w:numPr>
          <w:ilvl w:val="1"/>
          <w:numId w:val="21"/>
        </w:numPr>
      </w:pPr>
      <w:r>
        <w:t xml:space="preserve">Turn off notification </w:t>
      </w:r>
      <w:r w:rsidR="008E1669">
        <w:t>(N)</w:t>
      </w:r>
    </w:p>
    <w:p w14:paraId="086B39E2" w14:textId="1684E536" w:rsidR="003D13AD" w:rsidRDefault="008E1669" w:rsidP="00B50990">
      <w:pPr>
        <w:pStyle w:val="ListParagraph"/>
        <w:numPr>
          <w:ilvl w:val="1"/>
          <w:numId w:val="21"/>
        </w:numPr>
      </w:pPr>
      <w:r>
        <w:t>P</w:t>
      </w:r>
      <w:r w:rsidR="00B50990">
        <w:t xml:space="preserve">ress </w:t>
      </w:r>
      <w:r w:rsidR="00A30511">
        <w:t>the</w:t>
      </w:r>
      <w:r w:rsidR="00B50990">
        <w:t xml:space="preserve"> button on the Peripheral to make sure </w:t>
      </w:r>
      <w:r>
        <w:t>the notification is</w:t>
      </w:r>
      <w:r w:rsidR="00B50990">
        <w:t xml:space="preserve"> off</w:t>
      </w:r>
    </w:p>
    <w:p w14:paraId="76284CFC" w14:textId="77777777" w:rsidR="00C604FD" w:rsidRDefault="00C604FD">
      <w:pPr>
        <w:rPr>
          <w:rFonts w:eastAsia="Times New Roman"/>
          <w:b/>
          <w:color w:val="1F4E79" w:themeColor="accent1" w:themeShade="80"/>
          <w:sz w:val="24"/>
          <w:szCs w:val="26"/>
        </w:rPr>
      </w:pPr>
      <w:bookmarkStart w:id="47" w:name="_Ref525979412"/>
      <w:r>
        <w:br w:type="page"/>
      </w:r>
    </w:p>
    <w:p w14:paraId="7265DFEB" w14:textId="5942E3C1" w:rsidR="005C2ED9" w:rsidRDefault="00424767" w:rsidP="000549A5">
      <w:pPr>
        <w:pStyle w:val="Exercise"/>
      </w:pPr>
      <w:bookmarkStart w:id="48" w:name="_Toc530072162"/>
      <w:r>
        <w:lastRenderedPageBreak/>
        <w:t xml:space="preserve">(Advanced) </w:t>
      </w:r>
      <w:r w:rsidR="005C2ED9">
        <w:t>Run the advertising scanner</w:t>
      </w:r>
      <w:bookmarkEnd w:id="47"/>
      <w:bookmarkEnd w:id="48"/>
    </w:p>
    <w:p w14:paraId="6A2298FE" w14:textId="39845965" w:rsidR="00AE34D2" w:rsidRDefault="00AE34D2" w:rsidP="00AE34D2">
      <w:r>
        <w:t>In this exercise you will experiment with a full-function advertising scanner project.</w:t>
      </w:r>
    </w:p>
    <w:p w14:paraId="256654AE" w14:textId="16322D68" w:rsidR="00AE34D2" w:rsidRDefault="00AE34D2" w:rsidP="00AE34D2">
      <w:pPr>
        <w:pStyle w:val="ListParagraph"/>
        <w:numPr>
          <w:ilvl w:val="0"/>
          <w:numId w:val="22"/>
        </w:numPr>
      </w:pPr>
      <w:r>
        <w:t>Copy the project from the class files at templates/ch04d/ex06_AdvScanner to your workspace.</w:t>
      </w:r>
    </w:p>
    <w:p w14:paraId="558D2512" w14:textId="73CABBFE" w:rsidR="00AE34D2" w:rsidRDefault="00AE34D2" w:rsidP="00AE34D2">
      <w:pPr>
        <w:pStyle w:val="ListParagraph"/>
        <w:numPr>
          <w:ilvl w:val="0"/>
          <w:numId w:val="22"/>
        </w:numPr>
      </w:pPr>
      <w:r>
        <w:t>Open a UART terminal window.</w:t>
      </w:r>
    </w:p>
    <w:p w14:paraId="60D8A7C2" w14:textId="2169C1F8" w:rsidR="00AE34D2" w:rsidRDefault="00AE34D2" w:rsidP="00AE34D2">
      <w:pPr>
        <w:pStyle w:val="ListParagraph"/>
        <w:numPr>
          <w:ilvl w:val="0"/>
          <w:numId w:val="22"/>
        </w:numPr>
      </w:pPr>
      <w:r>
        <w:t>Create a make target and program the project to your kit.</w:t>
      </w:r>
    </w:p>
    <w:p w14:paraId="1C9938C3" w14:textId="105ABDD4" w:rsidR="00AE34D2" w:rsidRDefault="00AE34D2" w:rsidP="00AE34D2">
      <w:pPr>
        <w:pStyle w:val="ListParagraph"/>
        <w:numPr>
          <w:ilvl w:val="0"/>
          <w:numId w:val="22"/>
        </w:numPr>
      </w:pPr>
      <w:r>
        <w:t>Once the project starts running press "?" to get a list of available commands.</w:t>
      </w:r>
    </w:p>
    <w:p w14:paraId="04312804" w14:textId="75DF861C" w:rsidR="00AE34D2" w:rsidRDefault="00AE34D2" w:rsidP="00AE34D2">
      <w:pPr>
        <w:pStyle w:val="ListParagraph"/>
        <w:numPr>
          <w:ilvl w:val="0"/>
          <w:numId w:val="22"/>
        </w:numPr>
      </w:pPr>
      <w:r>
        <w:t>Use 's' and 'S' to enable/disable scanning</w:t>
      </w:r>
    </w:p>
    <w:p w14:paraId="1B28E193" w14:textId="71458927" w:rsidR="00AE34D2" w:rsidRDefault="00AE34D2" w:rsidP="00AE34D2">
      <w:pPr>
        <w:pStyle w:val="ListParagraph"/>
        <w:numPr>
          <w:ilvl w:val="0"/>
          <w:numId w:val="22"/>
        </w:numPr>
      </w:pPr>
      <w:r>
        <w:t>Use 't' to print a single line table of all devices that have been found</w:t>
      </w:r>
    </w:p>
    <w:p w14:paraId="13AB9821" w14:textId="15A2DF83" w:rsidR="00AE34D2" w:rsidRDefault="00AE34D2" w:rsidP="00AE34D2">
      <w:pPr>
        <w:pStyle w:val="ListParagraph"/>
        <w:numPr>
          <w:ilvl w:val="1"/>
          <w:numId w:val="22"/>
        </w:numPr>
      </w:pPr>
      <w:r>
        <w:t>This table will show raw advertising data</w:t>
      </w:r>
    </w:p>
    <w:p w14:paraId="72675A71" w14:textId="3AB7DECF" w:rsidR="00AE34D2" w:rsidRDefault="00AE34D2" w:rsidP="00AE34D2">
      <w:pPr>
        <w:pStyle w:val="ListParagraph"/>
        <w:numPr>
          <w:ilvl w:val="0"/>
          <w:numId w:val="22"/>
        </w:numPr>
      </w:pPr>
      <w:r>
        <w:t>Use 'm' to print a multi-line table of all devices</w:t>
      </w:r>
    </w:p>
    <w:p w14:paraId="3AEB7946" w14:textId="7FB18B88" w:rsidR="00AE34D2" w:rsidRDefault="00AE34D2" w:rsidP="00AE34D2">
      <w:pPr>
        <w:pStyle w:val="ListParagraph"/>
        <w:numPr>
          <w:ilvl w:val="1"/>
          <w:numId w:val="22"/>
        </w:numPr>
      </w:pPr>
      <w:r>
        <w:t>This table will show both raw advertising data and decoded data</w:t>
      </w:r>
    </w:p>
    <w:p w14:paraId="65A1945C" w14:textId="51CA53A4" w:rsidR="00AE34D2" w:rsidRDefault="00AE34D2" w:rsidP="00AE34D2">
      <w:pPr>
        <w:pStyle w:val="ListParagraph"/>
        <w:numPr>
          <w:ilvl w:val="1"/>
          <w:numId w:val="22"/>
        </w:numPr>
      </w:pPr>
      <w:r>
        <w:t>Use '?' to get a list of table commands</w:t>
      </w:r>
    </w:p>
    <w:p w14:paraId="2DABFCEC" w14:textId="1B46ACCA" w:rsidR="00AE34D2" w:rsidRDefault="00AE34D2" w:rsidP="00AE34D2">
      <w:pPr>
        <w:pStyle w:val="ListParagraph"/>
        <w:numPr>
          <w:ilvl w:val="1"/>
          <w:numId w:val="22"/>
        </w:numPr>
      </w:pPr>
      <w:r>
        <w:t>Use '&lt;' and '&gt;' to change pages</w:t>
      </w:r>
    </w:p>
    <w:p w14:paraId="17972E38" w14:textId="48F2CC7C" w:rsidR="00AE34D2" w:rsidRDefault="00AE34D2" w:rsidP="00AE34D2">
      <w:pPr>
        <w:pStyle w:val="ListParagraph"/>
        <w:numPr>
          <w:ilvl w:val="1"/>
          <w:numId w:val="22"/>
        </w:numPr>
      </w:pPr>
      <w:r>
        <w:t>Use 'ESC' to exit the table</w:t>
      </w:r>
    </w:p>
    <w:p w14:paraId="23E2C323" w14:textId="2465500D" w:rsidR="00AE34D2" w:rsidRDefault="00AE34D2" w:rsidP="00AE34D2">
      <w:pPr>
        <w:pStyle w:val="ListParagraph"/>
        <w:numPr>
          <w:ilvl w:val="0"/>
          <w:numId w:val="22"/>
        </w:numPr>
      </w:pPr>
      <w:r>
        <w:t>To filter on a specific device, enter its number from the table</w:t>
      </w:r>
    </w:p>
    <w:p w14:paraId="67807D20" w14:textId="3C4B6984" w:rsidR="00AE34D2" w:rsidRDefault="00AE34D2" w:rsidP="00AE34D2">
      <w:pPr>
        <w:pStyle w:val="ListParagraph"/>
        <w:numPr>
          <w:ilvl w:val="0"/>
          <w:numId w:val="22"/>
        </w:numPr>
      </w:pPr>
      <w:r>
        <w:t>Use 'r' to list recent packets from the filtered device</w:t>
      </w:r>
    </w:p>
    <w:p w14:paraId="18187B0B" w14:textId="77777777" w:rsidR="00AE34D2" w:rsidRDefault="00AE34D2" w:rsidP="00AE34D2">
      <w:pPr>
        <w:pStyle w:val="ListParagraph"/>
        <w:numPr>
          <w:ilvl w:val="1"/>
          <w:numId w:val="22"/>
        </w:numPr>
      </w:pPr>
      <w:r>
        <w:t>Use '?' to get a list of table commands</w:t>
      </w:r>
    </w:p>
    <w:p w14:paraId="7E35198D" w14:textId="77777777" w:rsidR="00AE34D2" w:rsidRDefault="00AE34D2" w:rsidP="00AE34D2">
      <w:pPr>
        <w:pStyle w:val="ListParagraph"/>
        <w:numPr>
          <w:ilvl w:val="1"/>
          <w:numId w:val="22"/>
        </w:numPr>
      </w:pPr>
      <w:r>
        <w:t>Use '&lt;' and '&gt;' to change pages</w:t>
      </w:r>
    </w:p>
    <w:p w14:paraId="341BAF91" w14:textId="56223E24" w:rsidR="00AE34D2" w:rsidRDefault="00AE34D2" w:rsidP="00AE34D2">
      <w:pPr>
        <w:pStyle w:val="ListParagraph"/>
        <w:numPr>
          <w:ilvl w:val="1"/>
          <w:numId w:val="22"/>
        </w:numPr>
      </w:pPr>
      <w:r>
        <w:t>Use 'ESC' to exit the table</w:t>
      </w:r>
    </w:p>
    <w:p w14:paraId="7F56D75E" w14:textId="77777777" w:rsidR="00AE34D2" w:rsidRPr="00AE34D2" w:rsidRDefault="00AE34D2" w:rsidP="00AE34D2"/>
    <w:sectPr w:rsidR="00AE34D2" w:rsidRPr="00AE34D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C01C7" w14:textId="77777777" w:rsidR="00CE7748" w:rsidRDefault="00CE7748" w:rsidP="00DF6D18">
      <w:r>
        <w:separator/>
      </w:r>
    </w:p>
  </w:endnote>
  <w:endnote w:type="continuationSeparator" w:id="0">
    <w:p w14:paraId="625243A8" w14:textId="77777777" w:rsidR="00CE7748" w:rsidRDefault="00CE7748"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Monaco">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346F30" w:rsidRDefault="00346F30" w:rsidP="00547CF1">
            <w:pPr>
              <w:pStyle w:val="Footer"/>
              <w:spacing w:after="0"/>
            </w:pPr>
          </w:p>
          <w:p w14:paraId="4C29FDE6" w14:textId="7D952762" w:rsidR="00346F30" w:rsidRDefault="00346F30" w:rsidP="00E60124">
            <w:pPr>
              <w:pStyle w:val="Footer"/>
              <w:spacing w:after="0"/>
            </w:pPr>
            <w:r>
              <w:t>Chapter 4D BLE Centrals</w:t>
            </w:r>
            <w:r>
              <w:tab/>
            </w:r>
            <w:r>
              <w:tab/>
              <w:t xml:space="preserve">Page </w:t>
            </w:r>
            <w:r>
              <w:fldChar w:fldCharType="begin"/>
            </w:r>
            <w:r>
              <w:instrText xml:space="preserve"> PAGE </w:instrText>
            </w:r>
            <w:r>
              <w:fldChar w:fldCharType="separate"/>
            </w:r>
            <w:r w:rsidR="003D4FE3">
              <w:rPr>
                <w:noProof/>
              </w:rPr>
              <w:t>1</w:t>
            </w:r>
            <w:r>
              <w:fldChar w:fldCharType="end"/>
            </w:r>
            <w:r>
              <w:t xml:space="preserve"> of </w:t>
            </w:r>
            <w:r>
              <w:rPr>
                <w:noProof/>
              </w:rPr>
              <w:fldChar w:fldCharType="begin"/>
            </w:r>
            <w:r>
              <w:rPr>
                <w:noProof/>
              </w:rPr>
              <w:instrText xml:space="preserve"> NUMPAGES  </w:instrText>
            </w:r>
            <w:r>
              <w:rPr>
                <w:noProof/>
              </w:rPr>
              <w:fldChar w:fldCharType="separate"/>
            </w:r>
            <w:r w:rsidR="003D4FE3">
              <w:rPr>
                <w:noProof/>
              </w:rPr>
              <w:t>26</w:t>
            </w:r>
            <w:r>
              <w:rPr>
                <w:noProof/>
              </w:rPr>
              <w:fldChar w:fldCharType="end"/>
            </w:r>
          </w:p>
        </w:sdtContent>
      </w:sdt>
    </w:sdtContent>
  </w:sdt>
  <w:p w14:paraId="75581528" w14:textId="77777777" w:rsidR="00346F30" w:rsidRDefault="00346F30"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009BD" w14:textId="77777777" w:rsidR="00CE7748" w:rsidRDefault="00CE7748" w:rsidP="00DF6D18">
      <w:r>
        <w:separator/>
      </w:r>
    </w:p>
  </w:footnote>
  <w:footnote w:type="continuationSeparator" w:id="0">
    <w:p w14:paraId="6FE803DC" w14:textId="77777777" w:rsidR="00CE7748" w:rsidRDefault="00CE7748"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57F40" w14:textId="6C6DCBB0" w:rsidR="00346F30" w:rsidRDefault="00346F30">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77B08"/>
    <w:multiLevelType w:val="hybridMultilevel"/>
    <w:tmpl w:val="3FF618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03E6A"/>
    <w:multiLevelType w:val="hybridMultilevel"/>
    <w:tmpl w:val="F9BAF110"/>
    <w:lvl w:ilvl="0" w:tplc="3ECC8B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431A3"/>
    <w:multiLevelType w:val="hybridMultilevel"/>
    <w:tmpl w:val="C158C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9438B"/>
    <w:multiLevelType w:val="multilevel"/>
    <w:tmpl w:val="D9F4056A"/>
    <w:lvl w:ilvl="0">
      <w:start w:val="1"/>
      <w:numFmt w:val="decimal"/>
      <w:pStyle w:val="TOCHeading"/>
      <w:lvlText w:val="4B.%1 "/>
      <w:lvlJc w:val="left"/>
      <w:pPr>
        <w:ind w:left="0" w:firstLine="0"/>
      </w:pPr>
      <w:rPr>
        <w:rFonts w:hint="default"/>
      </w:rPr>
    </w:lvl>
    <w:lvl w:ilvl="1">
      <w:start w:val="1"/>
      <w:numFmt w:val="decimal"/>
      <w:suff w:val="space"/>
      <w:lvlText w:val="Exercise 4B.%2 "/>
      <w:lvlJc w:val="left"/>
      <w:pPr>
        <w:ind w:left="-36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5" w15:restartNumberingAfterBreak="0">
    <w:nsid w:val="33A153A1"/>
    <w:multiLevelType w:val="multilevel"/>
    <w:tmpl w:val="C6F6608A"/>
    <w:lvl w:ilvl="0">
      <w:start w:val="1"/>
      <w:numFmt w:val="decimal"/>
      <w:pStyle w:val="Heading1"/>
      <w:lvlText w:val="4D.%1 "/>
      <w:lvlJc w:val="left"/>
      <w:pPr>
        <w:ind w:left="0" w:firstLine="0"/>
      </w:pPr>
      <w:rPr>
        <w:rFonts w:hint="default"/>
      </w:rPr>
    </w:lvl>
    <w:lvl w:ilvl="1">
      <w:start w:val="1"/>
      <w:numFmt w:val="decimal"/>
      <w:pStyle w:val="Heading2"/>
      <w:suff w:val="space"/>
      <w:lvlText w:val="4D.%1.%2 "/>
      <w:lvlJc w:val="left"/>
      <w:pPr>
        <w:ind w:left="-360" w:firstLine="360"/>
      </w:pPr>
      <w:rPr>
        <w:rFonts w:hint="default"/>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6" w15:restartNumberingAfterBreak="0">
    <w:nsid w:val="395C35C2"/>
    <w:multiLevelType w:val="hybridMultilevel"/>
    <w:tmpl w:val="EF481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83232E"/>
    <w:multiLevelType w:val="hybridMultilevel"/>
    <w:tmpl w:val="994C9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B05D90"/>
    <w:multiLevelType w:val="hybridMultilevel"/>
    <w:tmpl w:val="D2325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5C32FD"/>
    <w:multiLevelType w:val="hybridMultilevel"/>
    <w:tmpl w:val="16DEBD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D1873"/>
    <w:multiLevelType w:val="hybridMultilevel"/>
    <w:tmpl w:val="773A8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D6C3E"/>
    <w:multiLevelType w:val="hybridMultilevel"/>
    <w:tmpl w:val="ACF83B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94FA3"/>
    <w:multiLevelType w:val="hybridMultilevel"/>
    <w:tmpl w:val="E4EE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E6739"/>
    <w:multiLevelType w:val="hybridMultilevel"/>
    <w:tmpl w:val="78A849D8"/>
    <w:lvl w:ilvl="0" w:tplc="CDF0E60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301AF"/>
    <w:multiLevelType w:val="hybridMultilevel"/>
    <w:tmpl w:val="001CA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DB0FDB"/>
    <w:multiLevelType w:val="hybridMultilevel"/>
    <w:tmpl w:val="80EA3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CC13BD"/>
    <w:multiLevelType w:val="hybridMultilevel"/>
    <w:tmpl w:val="5F42F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5A278E"/>
    <w:multiLevelType w:val="multilevel"/>
    <w:tmpl w:val="86FCFD66"/>
    <w:lvl w:ilvl="0">
      <w:start w:val="1"/>
      <w:numFmt w:val="decimal"/>
      <w:lvlText w:val="4D.%1 "/>
      <w:lvlJc w:val="left"/>
      <w:pPr>
        <w:ind w:left="0" w:firstLine="0"/>
      </w:pPr>
      <w:rPr>
        <w:rFonts w:hint="default"/>
      </w:rPr>
    </w:lvl>
    <w:lvl w:ilvl="1">
      <w:start w:val="1"/>
      <w:numFmt w:val="decimal"/>
      <w:pStyle w:val="Exercise"/>
      <w:suff w:val="space"/>
      <w:lvlText w:val="Exercise - 4D.%2 "/>
      <w:lvlJc w:val="left"/>
      <w:pPr>
        <w:ind w:left="-360" w:firstLine="360"/>
      </w:pPr>
      <w:rPr>
        <w:rFonts w:hint="default"/>
      </w:rPr>
    </w:lvl>
    <w:lvl w:ilvl="2">
      <w:start w:val="1"/>
      <w:numFmt w:val="decimal"/>
      <w:lvlText w:val="4A.%1.%2.%3."/>
      <w:lvlJc w:val="left"/>
      <w:pPr>
        <w:ind w:left="-720" w:firstLine="360"/>
      </w:pPr>
      <w:rPr>
        <w:rFonts w:hint="default"/>
      </w:rPr>
    </w:lvl>
    <w:lvl w:ilvl="3">
      <w:start w:val="1"/>
      <w:numFmt w:val="decimal"/>
      <w:lvlText w:val="%1.%2.%3.%4."/>
      <w:lvlJc w:val="left"/>
      <w:pPr>
        <w:ind w:left="-1080" w:firstLine="360"/>
      </w:pPr>
      <w:rPr>
        <w:rFonts w:hint="default"/>
      </w:rPr>
    </w:lvl>
    <w:lvl w:ilvl="4">
      <w:start w:val="1"/>
      <w:numFmt w:val="decimal"/>
      <w:lvlText w:val="%1.%2.%3.%4.%5."/>
      <w:lvlJc w:val="left"/>
      <w:pPr>
        <w:ind w:left="-1440" w:firstLine="360"/>
      </w:pPr>
      <w:rPr>
        <w:rFonts w:hint="default"/>
      </w:rPr>
    </w:lvl>
    <w:lvl w:ilvl="5">
      <w:start w:val="1"/>
      <w:numFmt w:val="decimal"/>
      <w:lvlText w:val="%1.%2.%3.%4.%5.%6."/>
      <w:lvlJc w:val="left"/>
      <w:pPr>
        <w:ind w:left="-1800" w:firstLine="360"/>
      </w:pPr>
      <w:rPr>
        <w:rFonts w:hint="default"/>
      </w:rPr>
    </w:lvl>
    <w:lvl w:ilvl="6">
      <w:start w:val="1"/>
      <w:numFmt w:val="decimal"/>
      <w:lvlText w:val="%1.%2.%3.%4.%5.%6.%7."/>
      <w:lvlJc w:val="left"/>
      <w:pPr>
        <w:ind w:left="-2160" w:firstLine="360"/>
      </w:pPr>
      <w:rPr>
        <w:rFonts w:hint="default"/>
      </w:rPr>
    </w:lvl>
    <w:lvl w:ilvl="7">
      <w:start w:val="1"/>
      <w:numFmt w:val="decimal"/>
      <w:lvlText w:val="%1.%2.%3.%4.%5.%6.%7.%8."/>
      <w:lvlJc w:val="left"/>
      <w:pPr>
        <w:ind w:left="-2520" w:firstLine="360"/>
      </w:pPr>
      <w:rPr>
        <w:rFonts w:hint="default"/>
      </w:rPr>
    </w:lvl>
    <w:lvl w:ilvl="8">
      <w:start w:val="1"/>
      <w:numFmt w:val="decimal"/>
      <w:lvlText w:val="%1.%2.%3.%4.%5.%6.%7.%8.%9."/>
      <w:lvlJc w:val="left"/>
      <w:pPr>
        <w:ind w:left="-2880" w:firstLine="360"/>
      </w:pPr>
      <w:rPr>
        <w:rFonts w:hint="default"/>
      </w:rPr>
    </w:lvl>
  </w:abstractNum>
  <w:abstractNum w:abstractNumId="18" w15:restartNumberingAfterBreak="0">
    <w:nsid w:val="78EB1461"/>
    <w:multiLevelType w:val="hybridMultilevel"/>
    <w:tmpl w:val="8A72C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6A1225"/>
    <w:multiLevelType w:val="hybridMultilevel"/>
    <w:tmpl w:val="8EB0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7"/>
  </w:num>
  <w:num w:numId="3">
    <w:abstractNumId w:val="4"/>
  </w:num>
  <w:num w:numId="4">
    <w:abstractNumId w:val="1"/>
  </w:num>
  <w:num w:numId="5">
    <w:abstractNumId w:val="14"/>
  </w:num>
  <w:num w:numId="6">
    <w:abstractNumId w:val="15"/>
  </w:num>
  <w:num w:numId="7">
    <w:abstractNumId w:val="13"/>
  </w:num>
  <w:num w:numId="8">
    <w:abstractNumId w:val="6"/>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2"/>
  </w:num>
  <w:num w:numId="13">
    <w:abstractNumId w:val="19"/>
  </w:num>
  <w:num w:numId="14">
    <w:abstractNumId w:val="7"/>
  </w:num>
  <w:num w:numId="15">
    <w:abstractNumId w:val="0"/>
  </w:num>
  <w:num w:numId="16">
    <w:abstractNumId w:val="18"/>
  </w:num>
  <w:num w:numId="17">
    <w:abstractNumId w:val="9"/>
  </w:num>
  <w:num w:numId="18">
    <w:abstractNumId w:val="8"/>
  </w:num>
  <w:num w:numId="19">
    <w:abstractNumId w:val="11"/>
  </w:num>
  <w:num w:numId="20">
    <w:abstractNumId w:val="10"/>
  </w:num>
  <w:num w:numId="21">
    <w:abstractNumId w:val="16"/>
  </w:num>
  <w:num w:numId="22">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cha Dham">
    <w15:presenceInfo w15:providerId="AD" w15:userId="S-1-5-21-3828945024-3187688870-2345676969-8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linkStyle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22FFD3"/>
    <w:rsid w:val="0000023A"/>
    <w:rsid w:val="000015AA"/>
    <w:rsid w:val="00002416"/>
    <w:rsid w:val="00002A0F"/>
    <w:rsid w:val="000047D9"/>
    <w:rsid w:val="00004847"/>
    <w:rsid w:val="00004F18"/>
    <w:rsid w:val="00006912"/>
    <w:rsid w:val="000139E7"/>
    <w:rsid w:val="00013DA7"/>
    <w:rsid w:val="000157C9"/>
    <w:rsid w:val="00016388"/>
    <w:rsid w:val="0001761C"/>
    <w:rsid w:val="00020A10"/>
    <w:rsid w:val="00020F2D"/>
    <w:rsid w:val="00021204"/>
    <w:rsid w:val="00022DDF"/>
    <w:rsid w:val="00023C15"/>
    <w:rsid w:val="00024D9A"/>
    <w:rsid w:val="00025337"/>
    <w:rsid w:val="00027694"/>
    <w:rsid w:val="00027AA1"/>
    <w:rsid w:val="00027B1E"/>
    <w:rsid w:val="0003049F"/>
    <w:rsid w:val="00031248"/>
    <w:rsid w:val="00031825"/>
    <w:rsid w:val="00031C8F"/>
    <w:rsid w:val="00032032"/>
    <w:rsid w:val="000321AB"/>
    <w:rsid w:val="000322CB"/>
    <w:rsid w:val="00033F7E"/>
    <w:rsid w:val="000348DF"/>
    <w:rsid w:val="00037535"/>
    <w:rsid w:val="00037F45"/>
    <w:rsid w:val="000409BB"/>
    <w:rsid w:val="00044425"/>
    <w:rsid w:val="00044C80"/>
    <w:rsid w:val="000459CD"/>
    <w:rsid w:val="00045AC8"/>
    <w:rsid w:val="00045B5A"/>
    <w:rsid w:val="00046371"/>
    <w:rsid w:val="000470D7"/>
    <w:rsid w:val="00047BCC"/>
    <w:rsid w:val="00051228"/>
    <w:rsid w:val="00051784"/>
    <w:rsid w:val="00051E3C"/>
    <w:rsid w:val="0005324C"/>
    <w:rsid w:val="000534DC"/>
    <w:rsid w:val="000549A5"/>
    <w:rsid w:val="0005592F"/>
    <w:rsid w:val="00061BAF"/>
    <w:rsid w:val="00062571"/>
    <w:rsid w:val="00062B6B"/>
    <w:rsid w:val="00065AED"/>
    <w:rsid w:val="00066563"/>
    <w:rsid w:val="0007064A"/>
    <w:rsid w:val="00070A19"/>
    <w:rsid w:val="00070CA1"/>
    <w:rsid w:val="00071366"/>
    <w:rsid w:val="00071F03"/>
    <w:rsid w:val="00073330"/>
    <w:rsid w:val="00074015"/>
    <w:rsid w:val="000748D0"/>
    <w:rsid w:val="00076864"/>
    <w:rsid w:val="0007697E"/>
    <w:rsid w:val="00081634"/>
    <w:rsid w:val="00083775"/>
    <w:rsid w:val="0008403B"/>
    <w:rsid w:val="00084E89"/>
    <w:rsid w:val="00085E21"/>
    <w:rsid w:val="000860A4"/>
    <w:rsid w:val="000867F8"/>
    <w:rsid w:val="0008708D"/>
    <w:rsid w:val="000877DF"/>
    <w:rsid w:val="00090863"/>
    <w:rsid w:val="00090D06"/>
    <w:rsid w:val="00091267"/>
    <w:rsid w:val="000917C4"/>
    <w:rsid w:val="00093229"/>
    <w:rsid w:val="00093A9C"/>
    <w:rsid w:val="00093AAE"/>
    <w:rsid w:val="00096E47"/>
    <w:rsid w:val="000A10C2"/>
    <w:rsid w:val="000A2985"/>
    <w:rsid w:val="000A4BBF"/>
    <w:rsid w:val="000A6956"/>
    <w:rsid w:val="000A70C4"/>
    <w:rsid w:val="000A7893"/>
    <w:rsid w:val="000A7C62"/>
    <w:rsid w:val="000B1FB9"/>
    <w:rsid w:val="000B3129"/>
    <w:rsid w:val="000B3B87"/>
    <w:rsid w:val="000B3CDE"/>
    <w:rsid w:val="000B444B"/>
    <w:rsid w:val="000B480A"/>
    <w:rsid w:val="000B49C4"/>
    <w:rsid w:val="000B6177"/>
    <w:rsid w:val="000B643B"/>
    <w:rsid w:val="000C0C5F"/>
    <w:rsid w:val="000C29A4"/>
    <w:rsid w:val="000C3203"/>
    <w:rsid w:val="000C3417"/>
    <w:rsid w:val="000C37A0"/>
    <w:rsid w:val="000C3B73"/>
    <w:rsid w:val="000C3C96"/>
    <w:rsid w:val="000C4E6B"/>
    <w:rsid w:val="000C512C"/>
    <w:rsid w:val="000C5844"/>
    <w:rsid w:val="000D320C"/>
    <w:rsid w:val="000D36F9"/>
    <w:rsid w:val="000D5180"/>
    <w:rsid w:val="000D5CC1"/>
    <w:rsid w:val="000D63BE"/>
    <w:rsid w:val="000D6968"/>
    <w:rsid w:val="000D7031"/>
    <w:rsid w:val="000E144D"/>
    <w:rsid w:val="000E36BD"/>
    <w:rsid w:val="000E4FEC"/>
    <w:rsid w:val="000E612D"/>
    <w:rsid w:val="000E69E0"/>
    <w:rsid w:val="000E79A3"/>
    <w:rsid w:val="000F1B97"/>
    <w:rsid w:val="000F1E49"/>
    <w:rsid w:val="000F2E84"/>
    <w:rsid w:val="000F42D5"/>
    <w:rsid w:val="000F4EBA"/>
    <w:rsid w:val="000F784B"/>
    <w:rsid w:val="00100BC2"/>
    <w:rsid w:val="00102DE5"/>
    <w:rsid w:val="00102E0F"/>
    <w:rsid w:val="00103FA7"/>
    <w:rsid w:val="00105139"/>
    <w:rsid w:val="00105BFC"/>
    <w:rsid w:val="00105CF2"/>
    <w:rsid w:val="0010602E"/>
    <w:rsid w:val="0010682C"/>
    <w:rsid w:val="00107184"/>
    <w:rsid w:val="001073A1"/>
    <w:rsid w:val="0010753A"/>
    <w:rsid w:val="00110197"/>
    <w:rsid w:val="00110CE4"/>
    <w:rsid w:val="00112EEC"/>
    <w:rsid w:val="0011338D"/>
    <w:rsid w:val="00113C4E"/>
    <w:rsid w:val="00114104"/>
    <w:rsid w:val="00114191"/>
    <w:rsid w:val="0011505A"/>
    <w:rsid w:val="0011517F"/>
    <w:rsid w:val="001170BE"/>
    <w:rsid w:val="00120A8E"/>
    <w:rsid w:val="0012107B"/>
    <w:rsid w:val="00121A01"/>
    <w:rsid w:val="001221A7"/>
    <w:rsid w:val="00122DEB"/>
    <w:rsid w:val="0012300A"/>
    <w:rsid w:val="001266F0"/>
    <w:rsid w:val="00126DF9"/>
    <w:rsid w:val="00127AC1"/>
    <w:rsid w:val="00127B08"/>
    <w:rsid w:val="0013023F"/>
    <w:rsid w:val="00130E71"/>
    <w:rsid w:val="001318AB"/>
    <w:rsid w:val="00131991"/>
    <w:rsid w:val="00132EF0"/>
    <w:rsid w:val="001338F7"/>
    <w:rsid w:val="0013456E"/>
    <w:rsid w:val="0013667C"/>
    <w:rsid w:val="00137E77"/>
    <w:rsid w:val="0014371D"/>
    <w:rsid w:val="00143C13"/>
    <w:rsid w:val="001448EB"/>
    <w:rsid w:val="00145FF1"/>
    <w:rsid w:val="00147636"/>
    <w:rsid w:val="00152246"/>
    <w:rsid w:val="0015246B"/>
    <w:rsid w:val="00152E4F"/>
    <w:rsid w:val="001542E2"/>
    <w:rsid w:val="001546E3"/>
    <w:rsid w:val="00154EA2"/>
    <w:rsid w:val="0015653A"/>
    <w:rsid w:val="00156EEC"/>
    <w:rsid w:val="001631F9"/>
    <w:rsid w:val="00163C83"/>
    <w:rsid w:val="00165DB6"/>
    <w:rsid w:val="001665D2"/>
    <w:rsid w:val="00167802"/>
    <w:rsid w:val="00170A48"/>
    <w:rsid w:val="00171F45"/>
    <w:rsid w:val="00175AB2"/>
    <w:rsid w:val="001769AE"/>
    <w:rsid w:val="00177375"/>
    <w:rsid w:val="00177F74"/>
    <w:rsid w:val="00180147"/>
    <w:rsid w:val="001815D2"/>
    <w:rsid w:val="001819F1"/>
    <w:rsid w:val="00182794"/>
    <w:rsid w:val="00184A63"/>
    <w:rsid w:val="00185D29"/>
    <w:rsid w:val="001865F2"/>
    <w:rsid w:val="00186651"/>
    <w:rsid w:val="00190221"/>
    <w:rsid w:val="0019070C"/>
    <w:rsid w:val="00193937"/>
    <w:rsid w:val="001948F9"/>
    <w:rsid w:val="001954C0"/>
    <w:rsid w:val="001A02FE"/>
    <w:rsid w:val="001A05BD"/>
    <w:rsid w:val="001A08CC"/>
    <w:rsid w:val="001A2540"/>
    <w:rsid w:val="001A2953"/>
    <w:rsid w:val="001A2FBC"/>
    <w:rsid w:val="001A3876"/>
    <w:rsid w:val="001A48AD"/>
    <w:rsid w:val="001A5D9E"/>
    <w:rsid w:val="001A697E"/>
    <w:rsid w:val="001A6B99"/>
    <w:rsid w:val="001A77B0"/>
    <w:rsid w:val="001A784D"/>
    <w:rsid w:val="001B108C"/>
    <w:rsid w:val="001B10AB"/>
    <w:rsid w:val="001B1201"/>
    <w:rsid w:val="001B18A6"/>
    <w:rsid w:val="001B1B56"/>
    <w:rsid w:val="001B1CE5"/>
    <w:rsid w:val="001B22CC"/>
    <w:rsid w:val="001B491A"/>
    <w:rsid w:val="001B53DA"/>
    <w:rsid w:val="001B57AF"/>
    <w:rsid w:val="001B58E8"/>
    <w:rsid w:val="001B713A"/>
    <w:rsid w:val="001B7246"/>
    <w:rsid w:val="001B7500"/>
    <w:rsid w:val="001B7E82"/>
    <w:rsid w:val="001C21F2"/>
    <w:rsid w:val="001C249A"/>
    <w:rsid w:val="001C3071"/>
    <w:rsid w:val="001C3514"/>
    <w:rsid w:val="001C41CE"/>
    <w:rsid w:val="001C4697"/>
    <w:rsid w:val="001C4FA0"/>
    <w:rsid w:val="001C52FE"/>
    <w:rsid w:val="001C7593"/>
    <w:rsid w:val="001D092F"/>
    <w:rsid w:val="001D1BD6"/>
    <w:rsid w:val="001D2846"/>
    <w:rsid w:val="001D28C6"/>
    <w:rsid w:val="001D2C01"/>
    <w:rsid w:val="001D4B6B"/>
    <w:rsid w:val="001D5398"/>
    <w:rsid w:val="001D5DD8"/>
    <w:rsid w:val="001D6EC4"/>
    <w:rsid w:val="001D70AE"/>
    <w:rsid w:val="001D710D"/>
    <w:rsid w:val="001E01B2"/>
    <w:rsid w:val="001E0324"/>
    <w:rsid w:val="001E0CD6"/>
    <w:rsid w:val="001E0ECA"/>
    <w:rsid w:val="001E19B1"/>
    <w:rsid w:val="001E2776"/>
    <w:rsid w:val="001E28EE"/>
    <w:rsid w:val="001E3413"/>
    <w:rsid w:val="001E3E21"/>
    <w:rsid w:val="001E500C"/>
    <w:rsid w:val="001E5533"/>
    <w:rsid w:val="001E5730"/>
    <w:rsid w:val="001E5A3A"/>
    <w:rsid w:val="001F01A5"/>
    <w:rsid w:val="001F08E8"/>
    <w:rsid w:val="001F11B6"/>
    <w:rsid w:val="001F1207"/>
    <w:rsid w:val="001F25EC"/>
    <w:rsid w:val="001F495B"/>
    <w:rsid w:val="001F537A"/>
    <w:rsid w:val="001F64B9"/>
    <w:rsid w:val="002004C1"/>
    <w:rsid w:val="00201E2B"/>
    <w:rsid w:val="00202274"/>
    <w:rsid w:val="002025AB"/>
    <w:rsid w:val="00203746"/>
    <w:rsid w:val="00204745"/>
    <w:rsid w:val="00205071"/>
    <w:rsid w:val="00205380"/>
    <w:rsid w:val="0020724F"/>
    <w:rsid w:val="00207553"/>
    <w:rsid w:val="002112DA"/>
    <w:rsid w:val="00211C0C"/>
    <w:rsid w:val="002141D2"/>
    <w:rsid w:val="00214414"/>
    <w:rsid w:val="00214543"/>
    <w:rsid w:val="00214838"/>
    <w:rsid w:val="0021542F"/>
    <w:rsid w:val="00216C9B"/>
    <w:rsid w:val="00216CA1"/>
    <w:rsid w:val="00217504"/>
    <w:rsid w:val="002203F9"/>
    <w:rsid w:val="00220904"/>
    <w:rsid w:val="00221074"/>
    <w:rsid w:val="002219B7"/>
    <w:rsid w:val="00222087"/>
    <w:rsid w:val="00225F72"/>
    <w:rsid w:val="00227150"/>
    <w:rsid w:val="00231830"/>
    <w:rsid w:val="0023184E"/>
    <w:rsid w:val="00232E34"/>
    <w:rsid w:val="00234165"/>
    <w:rsid w:val="002361D9"/>
    <w:rsid w:val="00236CEC"/>
    <w:rsid w:val="002405BF"/>
    <w:rsid w:val="0024135A"/>
    <w:rsid w:val="00242C1E"/>
    <w:rsid w:val="00242C8C"/>
    <w:rsid w:val="00243A40"/>
    <w:rsid w:val="0024436B"/>
    <w:rsid w:val="00250419"/>
    <w:rsid w:val="002506A1"/>
    <w:rsid w:val="002515B5"/>
    <w:rsid w:val="002540B3"/>
    <w:rsid w:val="00254990"/>
    <w:rsid w:val="0025608A"/>
    <w:rsid w:val="002563F7"/>
    <w:rsid w:val="00256B1B"/>
    <w:rsid w:val="00263211"/>
    <w:rsid w:val="0026350D"/>
    <w:rsid w:val="00263930"/>
    <w:rsid w:val="00264AA3"/>
    <w:rsid w:val="00265B99"/>
    <w:rsid w:val="00265FDC"/>
    <w:rsid w:val="00266D14"/>
    <w:rsid w:val="00270D1F"/>
    <w:rsid w:val="00271D74"/>
    <w:rsid w:val="0027384A"/>
    <w:rsid w:val="002742E2"/>
    <w:rsid w:val="0027475B"/>
    <w:rsid w:val="0027493B"/>
    <w:rsid w:val="00275399"/>
    <w:rsid w:val="002758E9"/>
    <w:rsid w:val="00275C1C"/>
    <w:rsid w:val="00275DC1"/>
    <w:rsid w:val="0027689D"/>
    <w:rsid w:val="00277E6E"/>
    <w:rsid w:val="00280589"/>
    <w:rsid w:val="00280BC8"/>
    <w:rsid w:val="00280E9A"/>
    <w:rsid w:val="0028104E"/>
    <w:rsid w:val="002815B6"/>
    <w:rsid w:val="002822F9"/>
    <w:rsid w:val="00282376"/>
    <w:rsid w:val="0028297C"/>
    <w:rsid w:val="00282D95"/>
    <w:rsid w:val="0028363E"/>
    <w:rsid w:val="00283B23"/>
    <w:rsid w:val="0028641F"/>
    <w:rsid w:val="00286B13"/>
    <w:rsid w:val="00286EF0"/>
    <w:rsid w:val="00287758"/>
    <w:rsid w:val="00287EAB"/>
    <w:rsid w:val="00292555"/>
    <w:rsid w:val="0029288C"/>
    <w:rsid w:val="00292E3E"/>
    <w:rsid w:val="0029333E"/>
    <w:rsid w:val="00296706"/>
    <w:rsid w:val="00297DB4"/>
    <w:rsid w:val="002A0044"/>
    <w:rsid w:val="002A0254"/>
    <w:rsid w:val="002A0D59"/>
    <w:rsid w:val="002A1A7D"/>
    <w:rsid w:val="002A50B5"/>
    <w:rsid w:val="002A5756"/>
    <w:rsid w:val="002A5905"/>
    <w:rsid w:val="002A7D4A"/>
    <w:rsid w:val="002B41A0"/>
    <w:rsid w:val="002B4653"/>
    <w:rsid w:val="002B49BF"/>
    <w:rsid w:val="002B4F96"/>
    <w:rsid w:val="002B7F0E"/>
    <w:rsid w:val="002C1BB1"/>
    <w:rsid w:val="002C1C8A"/>
    <w:rsid w:val="002C2164"/>
    <w:rsid w:val="002C3234"/>
    <w:rsid w:val="002C32EA"/>
    <w:rsid w:val="002C3B9E"/>
    <w:rsid w:val="002C468D"/>
    <w:rsid w:val="002C5818"/>
    <w:rsid w:val="002C6442"/>
    <w:rsid w:val="002C7876"/>
    <w:rsid w:val="002D0221"/>
    <w:rsid w:val="002D5601"/>
    <w:rsid w:val="002D5B3D"/>
    <w:rsid w:val="002D63D5"/>
    <w:rsid w:val="002D6B5C"/>
    <w:rsid w:val="002D75BC"/>
    <w:rsid w:val="002D7BCC"/>
    <w:rsid w:val="002E34D2"/>
    <w:rsid w:val="002E39CB"/>
    <w:rsid w:val="002E628B"/>
    <w:rsid w:val="002F04BB"/>
    <w:rsid w:val="002F1EEE"/>
    <w:rsid w:val="002F2F12"/>
    <w:rsid w:val="002F41D1"/>
    <w:rsid w:val="002F514F"/>
    <w:rsid w:val="002F5C7E"/>
    <w:rsid w:val="002F6DCF"/>
    <w:rsid w:val="002F75E0"/>
    <w:rsid w:val="00301AE7"/>
    <w:rsid w:val="00302D76"/>
    <w:rsid w:val="0030373A"/>
    <w:rsid w:val="00304FBE"/>
    <w:rsid w:val="00305D4E"/>
    <w:rsid w:val="00313FF1"/>
    <w:rsid w:val="00315A49"/>
    <w:rsid w:val="00316C2D"/>
    <w:rsid w:val="00316DE5"/>
    <w:rsid w:val="00317CD9"/>
    <w:rsid w:val="00320B01"/>
    <w:rsid w:val="00320FFC"/>
    <w:rsid w:val="00321C35"/>
    <w:rsid w:val="0032261E"/>
    <w:rsid w:val="00322D3F"/>
    <w:rsid w:val="0032358D"/>
    <w:rsid w:val="00323B99"/>
    <w:rsid w:val="00325D7C"/>
    <w:rsid w:val="003275D6"/>
    <w:rsid w:val="003309F1"/>
    <w:rsid w:val="00331408"/>
    <w:rsid w:val="00331E67"/>
    <w:rsid w:val="0033208A"/>
    <w:rsid w:val="00332124"/>
    <w:rsid w:val="003326B1"/>
    <w:rsid w:val="00332999"/>
    <w:rsid w:val="0033511B"/>
    <w:rsid w:val="00335B18"/>
    <w:rsid w:val="00340543"/>
    <w:rsid w:val="00340837"/>
    <w:rsid w:val="0034087F"/>
    <w:rsid w:val="003412EF"/>
    <w:rsid w:val="0034259C"/>
    <w:rsid w:val="003445E6"/>
    <w:rsid w:val="00344BF5"/>
    <w:rsid w:val="00344C56"/>
    <w:rsid w:val="00345749"/>
    <w:rsid w:val="003465D4"/>
    <w:rsid w:val="00346F30"/>
    <w:rsid w:val="00350DFB"/>
    <w:rsid w:val="00350E39"/>
    <w:rsid w:val="003526CF"/>
    <w:rsid w:val="00352EFB"/>
    <w:rsid w:val="00354614"/>
    <w:rsid w:val="00354D93"/>
    <w:rsid w:val="00355729"/>
    <w:rsid w:val="00355FF7"/>
    <w:rsid w:val="0035758D"/>
    <w:rsid w:val="00361DEE"/>
    <w:rsid w:val="003629F1"/>
    <w:rsid w:val="00362F0E"/>
    <w:rsid w:val="003635EF"/>
    <w:rsid w:val="00366116"/>
    <w:rsid w:val="00367E68"/>
    <w:rsid w:val="00370BF1"/>
    <w:rsid w:val="0037207F"/>
    <w:rsid w:val="00373A4D"/>
    <w:rsid w:val="00374375"/>
    <w:rsid w:val="00375335"/>
    <w:rsid w:val="00376A9C"/>
    <w:rsid w:val="00376E91"/>
    <w:rsid w:val="00380662"/>
    <w:rsid w:val="003817F7"/>
    <w:rsid w:val="00382179"/>
    <w:rsid w:val="00382507"/>
    <w:rsid w:val="003842E3"/>
    <w:rsid w:val="00384EFE"/>
    <w:rsid w:val="003853D7"/>
    <w:rsid w:val="0038622B"/>
    <w:rsid w:val="0038642E"/>
    <w:rsid w:val="00390882"/>
    <w:rsid w:val="0039272C"/>
    <w:rsid w:val="0039318A"/>
    <w:rsid w:val="00395EE9"/>
    <w:rsid w:val="00396713"/>
    <w:rsid w:val="0039793C"/>
    <w:rsid w:val="00397ACA"/>
    <w:rsid w:val="003A0910"/>
    <w:rsid w:val="003A0AF5"/>
    <w:rsid w:val="003A305D"/>
    <w:rsid w:val="003A355F"/>
    <w:rsid w:val="003A4667"/>
    <w:rsid w:val="003B04B2"/>
    <w:rsid w:val="003B2C9C"/>
    <w:rsid w:val="003B34BA"/>
    <w:rsid w:val="003B3904"/>
    <w:rsid w:val="003B43D5"/>
    <w:rsid w:val="003B66DF"/>
    <w:rsid w:val="003B6C5D"/>
    <w:rsid w:val="003B7B2A"/>
    <w:rsid w:val="003B7F46"/>
    <w:rsid w:val="003C02DC"/>
    <w:rsid w:val="003C111C"/>
    <w:rsid w:val="003C323F"/>
    <w:rsid w:val="003C4B55"/>
    <w:rsid w:val="003C543E"/>
    <w:rsid w:val="003C5CA9"/>
    <w:rsid w:val="003C6CE2"/>
    <w:rsid w:val="003C6E52"/>
    <w:rsid w:val="003D13AD"/>
    <w:rsid w:val="003D14E0"/>
    <w:rsid w:val="003D39DA"/>
    <w:rsid w:val="003D438B"/>
    <w:rsid w:val="003D454B"/>
    <w:rsid w:val="003D4FE3"/>
    <w:rsid w:val="003D5840"/>
    <w:rsid w:val="003D65A8"/>
    <w:rsid w:val="003D7EA1"/>
    <w:rsid w:val="003E1293"/>
    <w:rsid w:val="003E12A3"/>
    <w:rsid w:val="003E265F"/>
    <w:rsid w:val="003E3652"/>
    <w:rsid w:val="003E39EE"/>
    <w:rsid w:val="003E3F54"/>
    <w:rsid w:val="003E687E"/>
    <w:rsid w:val="003E6C7C"/>
    <w:rsid w:val="003E7705"/>
    <w:rsid w:val="003F14CA"/>
    <w:rsid w:val="003F19A0"/>
    <w:rsid w:val="003F31A7"/>
    <w:rsid w:val="0040035E"/>
    <w:rsid w:val="004007F8"/>
    <w:rsid w:val="00401722"/>
    <w:rsid w:val="004031B0"/>
    <w:rsid w:val="00403251"/>
    <w:rsid w:val="0040407E"/>
    <w:rsid w:val="00404F88"/>
    <w:rsid w:val="00405937"/>
    <w:rsid w:val="00406245"/>
    <w:rsid w:val="00407834"/>
    <w:rsid w:val="00407F05"/>
    <w:rsid w:val="00410B59"/>
    <w:rsid w:val="0041114C"/>
    <w:rsid w:val="004119D6"/>
    <w:rsid w:val="004135DB"/>
    <w:rsid w:val="00413CF3"/>
    <w:rsid w:val="00414080"/>
    <w:rsid w:val="00414318"/>
    <w:rsid w:val="0041440F"/>
    <w:rsid w:val="00415CF8"/>
    <w:rsid w:val="004160E8"/>
    <w:rsid w:val="00416612"/>
    <w:rsid w:val="00417EB2"/>
    <w:rsid w:val="004212A2"/>
    <w:rsid w:val="00421607"/>
    <w:rsid w:val="00423020"/>
    <w:rsid w:val="004231D9"/>
    <w:rsid w:val="00424767"/>
    <w:rsid w:val="00424809"/>
    <w:rsid w:val="00425081"/>
    <w:rsid w:val="0043026B"/>
    <w:rsid w:val="004320E0"/>
    <w:rsid w:val="004324A0"/>
    <w:rsid w:val="004339DA"/>
    <w:rsid w:val="00436D31"/>
    <w:rsid w:val="004377C2"/>
    <w:rsid w:val="00437E8C"/>
    <w:rsid w:val="0044056E"/>
    <w:rsid w:val="00441573"/>
    <w:rsid w:val="0044445E"/>
    <w:rsid w:val="00445477"/>
    <w:rsid w:val="00445DBC"/>
    <w:rsid w:val="004475C1"/>
    <w:rsid w:val="00450660"/>
    <w:rsid w:val="00451963"/>
    <w:rsid w:val="00451BE2"/>
    <w:rsid w:val="004528D4"/>
    <w:rsid w:val="0045300D"/>
    <w:rsid w:val="00453813"/>
    <w:rsid w:val="00454EBF"/>
    <w:rsid w:val="00455856"/>
    <w:rsid w:val="004566FB"/>
    <w:rsid w:val="00460518"/>
    <w:rsid w:val="004621BB"/>
    <w:rsid w:val="00463018"/>
    <w:rsid w:val="004644B9"/>
    <w:rsid w:val="00464E99"/>
    <w:rsid w:val="00466471"/>
    <w:rsid w:val="0047001C"/>
    <w:rsid w:val="0047091C"/>
    <w:rsid w:val="004728D7"/>
    <w:rsid w:val="0047379B"/>
    <w:rsid w:val="0047404E"/>
    <w:rsid w:val="00474DC1"/>
    <w:rsid w:val="00480083"/>
    <w:rsid w:val="0048212A"/>
    <w:rsid w:val="00485F10"/>
    <w:rsid w:val="004865E3"/>
    <w:rsid w:val="004870DF"/>
    <w:rsid w:val="00490128"/>
    <w:rsid w:val="004919F6"/>
    <w:rsid w:val="00492529"/>
    <w:rsid w:val="00492CB5"/>
    <w:rsid w:val="00493088"/>
    <w:rsid w:val="004936D4"/>
    <w:rsid w:val="004941CE"/>
    <w:rsid w:val="0049641C"/>
    <w:rsid w:val="004A00B0"/>
    <w:rsid w:val="004A028A"/>
    <w:rsid w:val="004A1D28"/>
    <w:rsid w:val="004A2D00"/>
    <w:rsid w:val="004A317C"/>
    <w:rsid w:val="004A33A3"/>
    <w:rsid w:val="004A391D"/>
    <w:rsid w:val="004A3CA1"/>
    <w:rsid w:val="004A3DFB"/>
    <w:rsid w:val="004A4AF2"/>
    <w:rsid w:val="004A4D30"/>
    <w:rsid w:val="004A5472"/>
    <w:rsid w:val="004A59A0"/>
    <w:rsid w:val="004A6B0F"/>
    <w:rsid w:val="004B09EE"/>
    <w:rsid w:val="004B12C6"/>
    <w:rsid w:val="004B2358"/>
    <w:rsid w:val="004B40D3"/>
    <w:rsid w:val="004B4198"/>
    <w:rsid w:val="004B43B9"/>
    <w:rsid w:val="004B4EBB"/>
    <w:rsid w:val="004B5D92"/>
    <w:rsid w:val="004B66F9"/>
    <w:rsid w:val="004B6824"/>
    <w:rsid w:val="004C1AEE"/>
    <w:rsid w:val="004C226B"/>
    <w:rsid w:val="004C42B9"/>
    <w:rsid w:val="004C6FE0"/>
    <w:rsid w:val="004C7255"/>
    <w:rsid w:val="004C7275"/>
    <w:rsid w:val="004C76D0"/>
    <w:rsid w:val="004C7D82"/>
    <w:rsid w:val="004D3236"/>
    <w:rsid w:val="004D4329"/>
    <w:rsid w:val="004D51FE"/>
    <w:rsid w:val="004D532F"/>
    <w:rsid w:val="004D7052"/>
    <w:rsid w:val="004E1337"/>
    <w:rsid w:val="004E48DA"/>
    <w:rsid w:val="004E6081"/>
    <w:rsid w:val="004F02B0"/>
    <w:rsid w:val="004F0A78"/>
    <w:rsid w:val="004F2185"/>
    <w:rsid w:val="004F22BE"/>
    <w:rsid w:val="004F437E"/>
    <w:rsid w:val="004F484B"/>
    <w:rsid w:val="004F56A3"/>
    <w:rsid w:val="004F572E"/>
    <w:rsid w:val="004F6873"/>
    <w:rsid w:val="00502B57"/>
    <w:rsid w:val="00502CCD"/>
    <w:rsid w:val="00503001"/>
    <w:rsid w:val="0050496E"/>
    <w:rsid w:val="005112DE"/>
    <w:rsid w:val="00511B5D"/>
    <w:rsid w:val="00511BB2"/>
    <w:rsid w:val="005131C6"/>
    <w:rsid w:val="00514330"/>
    <w:rsid w:val="00515080"/>
    <w:rsid w:val="00515D35"/>
    <w:rsid w:val="005167A1"/>
    <w:rsid w:val="00516949"/>
    <w:rsid w:val="00517A2E"/>
    <w:rsid w:val="005202BB"/>
    <w:rsid w:val="005204F3"/>
    <w:rsid w:val="0052117B"/>
    <w:rsid w:val="00521B35"/>
    <w:rsid w:val="00523616"/>
    <w:rsid w:val="00523B0C"/>
    <w:rsid w:val="00523E80"/>
    <w:rsid w:val="00524200"/>
    <w:rsid w:val="00525967"/>
    <w:rsid w:val="00527460"/>
    <w:rsid w:val="00527546"/>
    <w:rsid w:val="00530DBA"/>
    <w:rsid w:val="00531286"/>
    <w:rsid w:val="00531820"/>
    <w:rsid w:val="00531D79"/>
    <w:rsid w:val="00531D8D"/>
    <w:rsid w:val="005333BF"/>
    <w:rsid w:val="005335C7"/>
    <w:rsid w:val="00533AB8"/>
    <w:rsid w:val="005360E2"/>
    <w:rsid w:val="00536FB2"/>
    <w:rsid w:val="00540213"/>
    <w:rsid w:val="00542716"/>
    <w:rsid w:val="00542D5D"/>
    <w:rsid w:val="00543B55"/>
    <w:rsid w:val="005458D0"/>
    <w:rsid w:val="005459A8"/>
    <w:rsid w:val="0054683D"/>
    <w:rsid w:val="00547CF1"/>
    <w:rsid w:val="00553617"/>
    <w:rsid w:val="005548D0"/>
    <w:rsid w:val="00555036"/>
    <w:rsid w:val="005569C3"/>
    <w:rsid w:val="005642C9"/>
    <w:rsid w:val="00564BD1"/>
    <w:rsid w:val="0056622E"/>
    <w:rsid w:val="0056628E"/>
    <w:rsid w:val="00566882"/>
    <w:rsid w:val="0056799C"/>
    <w:rsid w:val="00571FFF"/>
    <w:rsid w:val="005727ED"/>
    <w:rsid w:val="005734A6"/>
    <w:rsid w:val="0057576B"/>
    <w:rsid w:val="005763D6"/>
    <w:rsid w:val="00576C77"/>
    <w:rsid w:val="00576FA7"/>
    <w:rsid w:val="00577991"/>
    <w:rsid w:val="005810EF"/>
    <w:rsid w:val="00582058"/>
    <w:rsid w:val="00583ABA"/>
    <w:rsid w:val="00584991"/>
    <w:rsid w:val="0058531C"/>
    <w:rsid w:val="00586182"/>
    <w:rsid w:val="00586A7E"/>
    <w:rsid w:val="00587DE0"/>
    <w:rsid w:val="00591008"/>
    <w:rsid w:val="00591056"/>
    <w:rsid w:val="005916AB"/>
    <w:rsid w:val="00592900"/>
    <w:rsid w:val="005932CF"/>
    <w:rsid w:val="00593305"/>
    <w:rsid w:val="00593945"/>
    <w:rsid w:val="00593BC9"/>
    <w:rsid w:val="0059780D"/>
    <w:rsid w:val="005A358F"/>
    <w:rsid w:val="005A4441"/>
    <w:rsid w:val="005A5D04"/>
    <w:rsid w:val="005A5F35"/>
    <w:rsid w:val="005A63BA"/>
    <w:rsid w:val="005A678F"/>
    <w:rsid w:val="005A693D"/>
    <w:rsid w:val="005A696D"/>
    <w:rsid w:val="005B467B"/>
    <w:rsid w:val="005B5DB8"/>
    <w:rsid w:val="005B5DBD"/>
    <w:rsid w:val="005B727E"/>
    <w:rsid w:val="005C01CE"/>
    <w:rsid w:val="005C1BB3"/>
    <w:rsid w:val="005C1C19"/>
    <w:rsid w:val="005C2A5F"/>
    <w:rsid w:val="005C2ED9"/>
    <w:rsid w:val="005C37B2"/>
    <w:rsid w:val="005C3A3A"/>
    <w:rsid w:val="005C585F"/>
    <w:rsid w:val="005C6747"/>
    <w:rsid w:val="005C711E"/>
    <w:rsid w:val="005C7BCE"/>
    <w:rsid w:val="005D08CE"/>
    <w:rsid w:val="005D2B1B"/>
    <w:rsid w:val="005D48B6"/>
    <w:rsid w:val="005D5BD8"/>
    <w:rsid w:val="005D5DFD"/>
    <w:rsid w:val="005D77DF"/>
    <w:rsid w:val="005E0130"/>
    <w:rsid w:val="005E0420"/>
    <w:rsid w:val="005E0B5A"/>
    <w:rsid w:val="005E248C"/>
    <w:rsid w:val="005E2977"/>
    <w:rsid w:val="005E5743"/>
    <w:rsid w:val="005E5A14"/>
    <w:rsid w:val="005E5EED"/>
    <w:rsid w:val="005E70EC"/>
    <w:rsid w:val="005F02BA"/>
    <w:rsid w:val="005F0D90"/>
    <w:rsid w:val="005F0DB9"/>
    <w:rsid w:val="005F13FC"/>
    <w:rsid w:val="005F1777"/>
    <w:rsid w:val="005F2A2E"/>
    <w:rsid w:val="005F3959"/>
    <w:rsid w:val="005F43F5"/>
    <w:rsid w:val="005F504C"/>
    <w:rsid w:val="005F67C7"/>
    <w:rsid w:val="005F73D7"/>
    <w:rsid w:val="005F7BCA"/>
    <w:rsid w:val="005F7D32"/>
    <w:rsid w:val="006006D8"/>
    <w:rsid w:val="00604B65"/>
    <w:rsid w:val="00604D1D"/>
    <w:rsid w:val="00612559"/>
    <w:rsid w:val="0061270E"/>
    <w:rsid w:val="00612A35"/>
    <w:rsid w:val="0061569B"/>
    <w:rsid w:val="00615940"/>
    <w:rsid w:val="00615F46"/>
    <w:rsid w:val="0061627B"/>
    <w:rsid w:val="006203F5"/>
    <w:rsid w:val="0062470C"/>
    <w:rsid w:val="00625C0B"/>
    <w:rsid w:val="00625D72"/>
    <w:rsid w:val="00626237"/>
    <w:rsid w:val="00626C2F"/>
    <w:rsid w:val="00627412"/>
    <w:rsid w:val="00630ABB"/>
    <w:rsid w:val="00630ABF"/>
    <w:rsid w:val="00631730"/>
    <w:rsid w:val="00633C0D"/>
    <w:rsid w:val="006359F0"/>
    <w:rsid w:val="00635B89"/>
    <w:rsid w:val="00636B72"/>
    <w:rsid w:val="0063717D"/>
    <w:rsid w:val="0064052B"/>
    <w:rsid w:val="00640EA5"/>
    <w:rsid w:val="00640F98"/>
    <w:rsid w:val="0064573F"/>
    <w:rsid w:val="006467E3"/>
    <w:rsid w:val="00647E8D"/>
    <w:rsid w:val="00650DE2"/>
    <w:rsid w:val="00651346"/>
    <w:rsid w:val="00651C97"/>
    <w:rsid w:val="006525CE"/>
    <w:rsid w:val="00652B97"/>
    <w:rsid w:val="00653120"/>
    <w:rsid w:val="0065555A"/>
    <w:rsid w:val="0065757C"/>
    <w:rsid w:val="00657673"/>
    <w:rsid w:val="0066176B"/>
    <w:rsid w:val="00661DED"/>
    <w:rsid w:val="00662BEA"/>
    <w:rsid w:val="006632D0"/>
    <w:rsid w:val="00663AC9"/>
    <w:rsid w:val="0066455D"/>
    <w:rsid w:val="00666361"/>
    <w:rsid w:val="00667F83"/>
    <w:rsid w:val="00670E7A"/>
    <w:rsid w:val="00671694"/>
    <w:rsid w:val="006720B3"/>
    <w:rsid w:val="006726C9"/>
    <w:rsid w:val="00672C31"/>
    <w:rsid w:val="00672DB9"/>
    <w:rsid w:val="00674566"/>
    <w:rsid w:val="00674FA2"/>
    <w:rsid w:val="0067544D"/>
    <w:rsid w:val="00675C21"/>
    <w:rsid w:val="00680B9F"/>
    <w:rsid w:val="00681819"/>
    <w:rsid w:val="006819BD"/>
    <w:rsid w:val="00683C69"/>
    <w:rsid w:val="006849AB"/>
    <w:rsid w:val="00684BBB"/>
    <w:rsid w:val="006851AB"/>
    <w:rsid w:val="00687BFC"/>
    <w:rsid w:val="00687F41"/>
    <w:rsid w:val="00690A8C"/>
    <w:rsid w:val="006920C3"/>
    <w:rsid w:val="00692665"/>
    <w:rsid w:val="0069298F"/>
    <w:rsid w:val="00693A41"/>
    <w:rsid w:val="00693DF8"/>
    <w:rsid w:val="0069450B"/>
    <w:rsid w:val="0069557B"/>
    <w:rsid w:val="00696519"/>
    <w:rsid w:val="00696D24"/>
    <w:rsid w:val="00697F9E"/>
    <w:rsid w:val="006A2694"/>
    <w:rsid w:val="006A2A44"/>
    <w:rsid w:val="006A3D6F"/>
    <w:rsid w:val="006A4A08"/>
    <w:rsid w:val="006A6673"/>
    <w:rsid w:val="006A720A"/>
    <w:rsid w:val="006A7AA2"/>
    <w:rsid w:val="006B0DDD"/>
    <w:rsid w:val="006B26ED"/>
    <w:rsid w:val="006B2CD3"/>
    <w:rsid w:val="006B3417"/>
    <w:rsid w:val="006B3442"/>
    <w:rsid w:val="006B4000"/>
    <w:rsid w:val="006B442B"/>
    <w:rsid w:val="006B5B53"/>
    <w:rsid w:val="006B5FCE"/>
    <w:rsid w:val="006B63A2"/>
    <w:rsid w:val="006B7BCB"/>
    <w:rsid w:val="006B7E6B"/>
    <w:rsid w:val="006C1488"/>
    <w:rsid w:val="006C1821"/>
    <w:rsid w:val="006C1C3E"/>
    <w:rsid w:val="006C1F06"/>
    <w:rsid w:val="006C3B4F"/>
    <w:rsid w:val="006C4157"/>
    <w:rsid w:val="006C41DD"/>
    <w:rsid w:val="006C4A51"/>
    <w:rsid w:val="006D1BB4"/>
    <w:rsid w:val="006D2150"/>
    <w:rsid w:val="006D6CC9"/>
    <w:rsid w:val="006E18DC"/>
    <w:rsid w:val="006E236C"/>
    <w:rsid w:val="006E61F4"/>
    <w:rsid w:val="006E6BD7"/>
    <w:rsid w:val="006E6E02"/>
    <w:rsid w:val="006E6E15"/>
    <w:rsid w:val="006E7B9F"/>
    <w:rsid w:val="006E7FB8"/>
    <w:rsid w:val="006F26CE"/>
    <w:rsid w:val="006F2AD0"/>
    <w:rsid w:val="006F5545"/>
    <w:rsid w:val="006F5B29"/>
    <w:rsid w:val="006F5DC2"/>
    <w:rsid w:val="006F683E"/>
    <w:rsid w:val="006F7DB2"/>
    <w:rsid w:val="00701184"/>
    <w:rsid w:val="00701621"/>
    <w:rsid w:val="007019EB"/>
    <w:rsid w:val="0070483D"/>
    <w:rsid w:val="00704D45"/>
    <w:rsid w:val="007063B2"/>
    <w:rsid w:val="007077A4"/>
    <w:rsid w:val="007111FC"/>
    <w:rsid w:val="0071136F"/>
    <w:rsid w:val="00711673"/>
    <w:rsid w:val="00712BA1"/>
    <w:rsid w:val="00712FEA"/>
    <w:rsid w:val="007138BF"/>
    <w:rsid w:val="007147AC"/>
    <w:rsid w:val="0071533F"/>
    <w:rsid w:val="00715921"/>
    <w:rsid w:val="0071757D"/>
    <w:rsid w:val="00721FED"/>
    <w:rsid w:val="007253D8"/>
    <w:rsid w:val="00726034"/>
    <w:rsid w:val="00727069"/>
    <w:rsid w:val="007316F3"/>
    <w:rsid w:val="00731F12"/>
    <w:rsid w:val="00732EDE"/>
    <w:rsid w:val="00733267"/>
    <w:rsid w:val="00733B95"/>
    <w:rsid w:val="00733CBD"/>
    <w:rsid w:val="00733F48"/>
    <w:rsid w:val="007341D8"/>
    <w:rsid w:val="0073437C"/>
    <w:rsid w:val="00734741"/>
    <w:rsid w:val="00735F20"/>
    <w:rsid w:val="00736D39"/>
    <w:rsid w:val="00737B16"/>
    <w:rsid w:val="00740AFA"/>
    <w:rsid w:val="00740E39"/>
    <w:rsid w:val="00743B4C"/>
    <w:rsid w:val="00743BF2"/>
    <w:rsid w:val="00744634"/>
    <w:rsid w:val="00745815"/>
    <w:rsid w:val="00745C81"/>
    <w:rsid w:val="00746309"/>
    <w:rsid w:val="00746B53"/>
    <w:rsid w:val="00747000"/>
    <w:rsid w:val="007475DC"/>
    <w:rsid w:val="0075243F"/>
    <w:rsid w:val="0075270D"/>
    <w:rsid w:val="00752851"/>
    <w:rsid w:val="00752A2D"/>
    <w:rsid w:val="007542FA"/>
    <w:rsid w:val="0075519C"/>
    <w:rsid w:val="007559EE"/>
    <w:rsid w:val="00756218"/>
    <w:rsid w:val="00757332"/>
    <w:rsid w:val="007579F8"/>
    <w:rsid w:val="0076012E"/>
    <w:rsid w:val="007617ED"/>
    <w:rsid w:val="0076256A"/>
    <w:rsid w:val="00762D73"/>
    <w:rsid w:val="0076361A"/>
    <w:rsid w:val="00771618"/>
    <w:rsid w:val="007729AA"/>
    <w:rsid w:val="00772C22"/>
    <w:rsid w:val="00774C33"/>
    <w:rsid w:val="007750C5"/>
    <w:rsid w:val="0077593E"/>
    <w:rsid w:val="00776E92"/>
    <w:rsid w:val="007813C8"/>
    <w:rsid w:val="00781F8C"/>
    <w:rsid w:val="00783199"/>
    <w:rsid w:val="00784B58"/>
    <w:rsid w:val="00790DFA"/>
    <w:rsid w:val="00790FD8"/>
    <w:rsid w:val="00793F2D"/>
    <w:rsid w:val="007951A8"/>
    <w:rsid w:val="0079797B"/>
    <w:rsid w:val="00797A80"/>
    <w:rsid w:val="007A063C"/>
    <w:rsid w:val="007A1150"/>
    <w:rsid w:val="007A174A"/>
    <w:rsid w:val="007A1CDD"/>
    <w:rsid w:val="007A1CED"/>
    <w:rsid w:val="007A4D0F"/>
    <w:rsid w:val="007A57D5"/>
    <w:rsid w:val="007A5CA1"/>
    <w:rsid w:val="007A6EEB"/>
    <w:rsid w:val="007B0CBB"/>
    <w:rsid w:val="007B104F"/>
    <w:rsid w:val="007B2653"/>
    <w:rsid w:val="007B2A5F"/>
    <w:rsid w:val="007B2F01"/>
    <w:rsid w:val="007B3AD9"/>
    <w:rsid w:val="007B3DC2"/>
    <w:rsid w:val="007B4DEC"/>
    <w:rsid w:val="007B6164"/>
    <w:rsid w:val="007B701C"/>
    <w:rsid w:val="007B7C9A"/>
    <w:rsid w:val="007B7E7C"/>
    <w:rsid w:val="007C080A"/>
    <w:rsid w:val="007C22A6"/>
    <w:rsid w:val="007C256B"/>
    <w:rsid w:val="007C2F60"/>
    <w:rsid w:val="007C312A"/>
    <w:rsid w:val="007C3CBD"/>
    <w:rsid w:val="007C44CA"/>
    <w:rsid w:val="007C57D6"/>
    <w:rsid w:val="007C597C"/>
    <w:rsid w:val="007C5ACC"/>
    <w:rsid w:val="007C6E00"/>
    <w:rsid w:val="007D00A0"/>
    <w:rsid w:val="007D09A3"/>
    <w:rsid w:val="007D0AE0"/>
    <w:rsid w:val="007D121B"/>
    <w:rsid w:val="007D1AF7"/>
    <w:rsid w:val="007D3324"/>
    <w:rsid w:val="007D3A42"/>
    <w:rsid w:val="007D4CE5"/>
    <w:rsid w:val="007D5B89"/>
    <w:rsid w:val="007D5BA4"/>
    <w:rsid w:val="007D6C77"/>
    <w:rsid w:val="007E0232"/>
    <w:rsid w:val="007E0686"/>
    <w:rsid w:val="007E09AF"/>
    <w:rsid w:val="007E236A"/>
    <w:rsid w:val="007E34A3"/>
    <w:rsid w:val="007E42A8"/>
    <w:rsid w:val="007E5837"/>
    <w:rsid w:val="007E7336"/>
    <w:rsid w:val="007F1715"/>
    <w:rsid w:val="007F2B26"/>
    <w:rsid w:val="007F319C"/>
    <w:rsid w:val="007F4A73"/>
    <w:rsid w:val="00801FD8"/>
    <w:rsid w:val="00805972"/>
    <w:rsid w:val="00806B7A"/>
    <w:rsid w:val="00807B15"/>
    <w:rsid w:val="008117D1"/>
    <w:rsid w:val="008150B5"/>
    <w:rsid w:val="0081557A"/>
    <w:rsid w:val="008162EF"/>
    <w:rsid w:val="00817D80"/>
    <w:rsid w:val="00817F9A"/>
    <w:rsid w:val="008216D9"/>
    <w:rsid w:val="00821D50"/>
    <w:rsid w:val="00822E88"/>
    <w:rsid w:val="0082303C"/>
    <w:rsid w:val="00823110"/>
    <w:rsid w:val="00830815"/>
    <w:rsid w:val="00830DDE"/>
    <w:rsid w:val="00835DB8"/>
    <w:rsid w:val="00840029"/>
    <w:rsid w:val="0084158D"/>
    <w:rsid w:val="0084379D"/>
    <w:rsid w:val="00843A1C"/>
    <w:rsid w:val="00845E0D"/>
    <w:rsid w:val="00846077"/>
    <w:rsid w:val="00846998"/>
    <w:rsid w:val="008470CF"/>
    <w:rsid w:val="008478D0"/>
    <w:rsid w:val="00850C11"/>
    <w:rsid w:val="00853642"/>
    <w:rsid w:val="00854381"/>
    <w:rsid w:val="00854CB5"/>
    <w:rsid w:val="00855385"/>
    <w:rsid w:val="008563F7"/>
    <w:rsid w:val="00856BE8"/>
    <w:rsid w:val="00856FB4"/>
    <w:rsid w:val="00857DC2"/>
    <w:rsid w:val="008618C9"/>
    <w:rsid w:val="00862D39"/>
    <w:rsid w:val="008638EB"/>
    <w:rsid w:val="00864681"/>
    <w:rsid w:val="00866A4D"/>
    <w:rsid w:val="00866AC9"/>
    <w:rsid w:val="00871379"/>
    <w:rsid w:val="0087152E"/>
    <w:rsid w:val="00871949"/>
    <w:rsid w:val="0087223B"/>
    <w:rsid w:val="00875688"/>
    <w:rsid w:val="00877F66"/>
    <w:rsid w:val="00881A10"/>
    <w:rsid w:val="0088212B"/>
    <w:rsid w:val="00883361"/>
    <w:rsid w:val="00883C37"/>
    <w:rsid w:val="00884ADB"/>
    <w:rsid w:val="00885577"/>
    <w:rsid w:val="00886F96"/>
    <w:rsid w:val="00887094"/>
    <w:rsid w:val="008871E4"/>
    <w:rsid w:val="008872D1"/>
    <w:rsid w:val="0089012F"/>
    <w:rsid w:val="008914F6"/>
    <w:rsid w:val="00891FEC"/>
    <w:rsid w:val="0089378D"/>
    <w:rsid w:val="00894D90"/>
    <w:rsid w:val="00894F17"/>
    <w:rsid w:val="00895A6C"/>
    <w:rsid w:val="00895DB5"/>
    <w:rsid w:val="0089607B"/>
    <w:rsid w:val="008A1B9A"/>
    <w:rsid w:val="008A215C"/>
    <w:rsid w:val="008A2EF4"/>
    <w:rsid w:val="008A41BB"/>
    <w:rsid w:val="008A56F3"/>
    <w:rsid w:val="008A581D"/>
    <w:rsid w:val="008A67C5"/>
    <w:rsid w:val="008A6FFA"/>
    <w:rsid w:val="008A78A0"/>
    <w:rsid w:val="008B1EDA"/>
    <w:rsid w:val="008B1F21"/>
    <w:rsid w:val="008B5851"/>
    <w:rsid w:val="008B6B74"/>
    <w:rsid w:val="008B7CEF"/>
    <w:rsid w:val="008C0046"/>
    <w:rsid w:val="008C128D"/>
    <w:rsid w:val="008C3863"/>
    <w:rsid w:val="008C4BAB"/>
    <w:rsid w:val="008C5B9C"/>
    <w:rsid w:val="008C634E"/>
    <w:rsid w:val="008C67D3"/>
    <w:rsid w:val="008C78F9"/>
    <w:rsid w:val="008C79A1"/>
    <w:rsid w:val="008D03BE"/>
    <w:rsid w:val="008D1199"/>
    <w:rsid w:val="008D2443"/>
    <w:rsid w:val="008D50E7"/>
    <w:rsid w:val="008D5D88"/>
    <w:rsid w:val="008D6453"/>
    <w:rsid w:val="008E0B64"/>
    <w:rsid w:val="008E1669"/>
    <w:rsid w:val="008E38A8"/>
    <w:rsid w:val="008E4745"/>
    <w:rsid w:val="008E521D"/>
    <w:rsid w:val="008E68B4"/>
    <w:rsid w:val="008F054A"/>
    <w:rsid w:val="008F2911"/>
    <w:rsid w:val="008F3A65"/>
    <w:rsid w:val="008F4EC8"/>
    <w:rsid w:val="008F6BCC"/>
    <w:rsid w:val="0090327D"/>
    <w:rsid w:val="00904100"/>
    <w:rsid w:val="00904296"/>
    <w:rsid w:val="00904463"/>
    <w:rsid w:val="00904777"/>
    <w:rsid w:val="009077BD"/>
    <w:rsid w:val="00907C94"/>
    <w:rsid w:val="0091016A"/>
    <w:rsid w:val="009101D2"/>
    <w:rsid w:val="009101EF"/>
    <w:rsid w:val="00911625"/>
    <w:rsid w:val="00911C86"/>
    <w:rsid w:val="0091361C"/>
    <w:rsid w:val="00914CE3"/>
    <w:rsid w:val="0092208B"/>
    <w:rsid w:val="0092254A"/>
    <w:rsid w:val="0092267D"/>
    <w:rsid w:val="00925F07"/>
    <w:rsid w:val="009272C2"/>
    <w:rsid w:val="009277D0"/>
    <w:rsid w:val="00931FDA"/>
    <w:rsid w:val="009337BA"/>
    <w:rsid w:val="00935BAB"/>
    <w:rsid w:val="00937535"/>
    <w:rsid w:val="00937950"/>
    <w:rsid w:val="00937BA8"/>
    <w:rsid w:val="009415C2"/>
    <w:rsid w:val="00941C97"/>
    <w:rsid w:val="0094332A"/>
    <w:rsid w:val="00943513"/>
    <w:rsid w:val="009440DB"/>
    <w:rsid w:val="0094414A"/>
    <w:rsid w:val="00944595"/>
    <w:rsid w:val="009450B8"/>
    <w:rsid w:val="009452C9"/>
    <w:rsid w:val="00947034"/>
    <w:rsid w:val="009509BF"/>
    <w:rsid w:val="00950A53"/>
    <w:rsid w:val="00951DCF"/>
    <w:rsid w:val="00952767"/>
    <w:rsid w:val="009528A5"/>
    <w:rsid w:val="00953BC8"/>
    <w:rsid w:val="00953D36"/>
    <w:rsid w:val="00953E71"/>
    <w:rsid w:val="00955A39"/>
    <w:rsid w:val="009566F5"/>
    <w:rsid w:val="009600E6"/>
    <w:rsid w:val="00961457"/>
    <w:rsid w:val="00961EB3"/>
    <w:rsid w:val="0096215B"/>
    <w:rsid w:val="00962AD1"/>
    <w:rsid w:val="0096508D"/>
    <w:rsid w:val="00966E0D"/>
    <w:rsid w:val="009673CA"/>
    <w:rsid w:val="009705C5"/>
    <w:rsid w:val="00970F01"/>
    <w:rsid w:val="0097160E"/>
    <w:rsid w:val="00972E1F"/>
    <w:rsid w:val="00973C42"/>
    <w:rsid w:val="0097421D"/>
    <w:rsid w:val="009757B8"/>
    <w:rsid w:val="00975B5B"/>
    <w:rsid w:val="00976F85"/>
    <w:rsid w:val="009776EE"/>
    <w:rsid w:val="0098165E"/>
    <w:rsid w:val="00981BF8"/>
    <w:rsid w:val="00981D8F"/>
    <w:rsid w:val="00981F4D"/>
    <w:rsid w:val="009827E2"/>
    <w:rsid w:val="00983120"/>
    <w:rsid w:val="009839C1"/>
    <w:rsid w:val="009864F3"/>
    <w:rsid w:val="0098674F"/>
    <w:rsid w:val="00987611"/>
    <w:rsid w:val="00987AE4"/>
    <w:rsid w:val="009915BE"/>
    <w:rsid w:val="009920A7"/>
    <w:rsid w:val="00993DC6"/>
    <w:rsid w:val="00995C71"/>
    <w:rsid w:val="009A18B3"/>
    <w:rsid w:val="009A45A0"/>
    <w:rsid w:val="009B1FB0"/>
    <w:rsid w:val="009B3439"/>
    <w:rsid w:val="009B49B6"/>
    <w:rsid w:val="009B76B2"/>
    <w:rsid w:val="009B7A1B"/>
    <w:rsid w:val="009C114E"/>
    <w:rsid w:val="009C4544"/>
    <w:rsid w:val="009C4DC8"/>
    <w:rsid w:val="009C53FD"/>
    <w:rsid w:val="009C7BE6"/>
    <w:rsid w:val="009D13C8"/>
    <w:rsid w:val="009D20B9"/>
    <w:rsid w:val="009D4DE9"/>
    <w:rsid w:val="009D5168"/>
    <w:rsid w:val="009D5D34"/>
    <w:rsid w:val="009D6377"/>
    <w:rsid w:val="009D761A"/>
    <w:rsid w:val="009E0C91"/>
    <w:rsid w:val="009E1342"/>
    <w:rsid w:val="009E2D10"/>
    <w:rsid w:val="009E3991"/>
    <w:rsid w:val="009E3FB3"/>
    <w:rsid w:val="009E4587"/>
    <w:rsid w:val="009E55AD"/>
    <w:rsid w:val="009E62B7"/>
    <w:rsid w:val="009E63E9"/>
    <w:rsid w:val="009E6922"/>
    <w:rsid w:val="009F1332"/>
    <w:rsid w:val="009F16EB"/>
    <w:rsid w:val="009F6A7C"/>
    <w:rsid w:val="00A02D29"/>
    <w:rsid w:val="00A044B5"/>
    <w:rsid w:val="00A0780A"/>
    <w:rsid w:val="00A0792D"/>
    <w:rsid w:val="00A10333"/>
    <w:rsid w:val="00A10458"/>
    <w:rsid w:val="00A11A32"/>
    <w:rsid w:val="00A12BAC"/>
    <w:rsid w:val="00A12F6B"/>
    <w:rsid w:val="00A13F49"/>
    <w:rsid w:val="00A144E3"/>
    <w:rsid w:val="00A14997"/>
    <w:rsid w:val="00A1561F"/>
    <w:rsid w:val="00A164E4"/>
    <w:rsid w:val="00A16F56"/>
    <w:rsid w:val="00A17EC7"/>
    <w:rsid w:val="00A23482"/>
    <w:rsid w:val="00A23994"/>
    <w:rsid w:val="00A23EEB"/>
    <w:rsid w:val="00A248C4"/>
    <w:rsid w:val="00A26EAF"/>
    <w:rsid w:val="00A26F1A"/>
    <w:rsid w:val="00A30511"/>
    <w:rsid w:val="00A3194F"/>
    <w:rsid w:val="00A325B4"/>
    <w:rsid w:val="00A36633"/>
    <w:rsid w:val="00A37C12"/>
    <w:rsid w:val="00A402CC"/>
    <w:rsid w:val="00A40B5D"/>
    <w:rsid w:val="00A41AFF"/>
    <w:rsid w:val="00A441B2"/>
    <w:rsid w:val="00A44C5A"/>
    <w:rsid w:val="00A45837"/>
    <w:rsid w:val="00A47E91"/>
    <w:rsid w:val="00A516A8"/>
    <w:rsid w:val="00A520F0"/>
    <w:rsid w:val="00A522E5"/>
    <w:rsid w:val="00A52E4B"/>
    <w:rsid w:val="00A53628"/>
    <w:rsid w:val="00A538D9"/>
    <w:rsid w:val="00A55815"/>
    <w:rsid w:val="00A55FC3"/>
    <w:rsid w:val="00A56896"/>
    <w:rsid w:val="00A5765C"/>
    <w:rsid w:val="00A6005F"/>
    <w:rsid w:val="00A600C7"/>
    <w:rsid w:val="00A60AD8"/>
    <w:rsid w:val="00A61CA6"/>
    <w:rsid w:val="00A6223A"/>
    <w:rsid w:val="00A62EFD"/>
    <w:rsid w:val="00A65412"/>
    <w:rsid w:val="00A65506"/>
    <w:rsid w:val="00A6602A"/>
    <w:rsid w:val="00A671B0"/>
    <w:rsid w:val="00A70689"/>
    <w:rsid w:val="00A7335D"/>
    <w:rsid w:val="00A7401B"/>
    <w:rsid w:val="00A74146"/>
    <w:rsid w:val="00A74A92"/>
    <w:rsid w:val="00A74EA6"/>
    <w:rsid w:val="00A75DA4"/>
    <w:rsid w:val="00A779F1"/>
    <w:rsid w:val="00A81744"/>
    <w:rsid w:val="00A8704B"/>
    <w:rsid w:val="00A9085D"/>
    <w:rsid w:val="00A91278"/>
    <w:rsid w:val="00A91A09"/>
    <w:rsid w:val="00A922E4"/>
    <w:rsid w:val="00A92E8C"/>
    <w:rsid w:val="00A940E7"/>
    <w:rsid w:val="00A9565F"/>
    <w:rsid w:val="00A97A88"/>
    <w:rsid w:val="00AA0C06"/>
    <w:rsid w:val="00AA2722"/>
    <w:rsid w:val="00AA285A"/>
    <w:rsid w:val="00AA3D29"/>
    <w:rsid w:val="00AA5297"/>
    <w:rsid w:val="00AA5D4A"/>
    <w:rsid w:val="00AA5E5F"/>
    <w:rsid w:val="00AA6A65"/>
    <w:rsid w:val="00AA74F4"/>
    <w:rsid w:val="00AB0799"/>
    <w:rsid w:val="00AB09BD"/>
    <w:rsid w:val="00AB2297"/>
    <w:rsid w:val="00AB2B88"/>
    <w:rsid w:val="00AB40BD"/>
    <w:rsid w:val="00AB46C7"/>
    <w:rsid w:val="00AB46DC"/>
    <w:rsid w:val="00AB5474"/>
    <w:rsid w:val="00AB5675"/>
    <w:rsid w:val="00AB5B28"/>
    <w:rsid w:val="00AB7935"/>
    <w:rsid w:val="00AB7A1D"/>
    <w:rsid w:val="00AB7E62"/>
    <w:rsid w:val="00AC080B"/>
    <w:rsid w:val="00AC0B41"/>
    <w:rsid w:val="00AC0D17"/>
    <w:rsid w:val="00AC2274"/>
    <w:rsid w:val="00AC7AA0"/>
    <w:rsid w:val="00AD162F"/>
    <w:rsid w:val="00AD1CD7"/>
    <w:rsid w:val="00AD2619"/>
    <w:rsid w:val="00AD38B2"/>
    <w:rsid w:val="00AD5824"/>
    <w:rsid w:val="00AD5C1B"/>
    <w:rsid w:val="00AD7BC8"/>
    <w:rsid w:val="00AE0CB0"/>
    <w:rsid w:val="00AE1A6B"/>
    <w:rsid w:val="00AE26B9"/>
    <w:rsid w:val="00AE27CC"/>
    <w:rsid w:val="00AE2F94"/>
    <w:rsid w:val="00AE30D4"/>
    <w:rsid w:val="00AE34D2"/>
    <w:rsid w:val="00AE66A3"/>
    <w:rsid w:val="00AE71B6"/>
    <w:rsid w:val="00AF1148"/>
    <w:rsid w:val="00AF1F64"/>
    <w:rsid w:val="00AF2003"/>
    <w:rsid w:val="00AF5A28"/>
    <w:rsid w:val="00AF5C16"/>
    <w:rsid w:val="00AF5D4E"/>
    <w:rsid w:val="00AF67BD"/>
    <w:rsid w:val="00B005F5"/>
    <w:rsid w:val="00B007E5"/>
    <w:rsid w:val="00B00EF1"/>
    <w:rsid w:val="00B02693"/>
    <w:rsid w:val="00B02BDF"/>
    <w:rsid w:val="00B04E43"/>
    <w:rsid w:val="00B05BEF"/>
    <w:rsid w:val="00B05DFF"/>
    <w:rsid w:val="00B06C6C"/>
    <w:rsid w:val="00B1085E"/>
    <w:rsid w:val="00B11060"/>
    <w:rsid w:val="00B1236F"/>
    <w:rsid w:val="00B13478"/>
    <w:rsid w:val="00B136E3"/>
    <w:rsid w:val="00B139D7"/>
    <w:rsid w:val="00B14B57"/>
    <w:rsid w:val="00B16312"/>
    <w:rsid w:val="00B20025"/>
    <w:rsid w:val="00B21920"/>
    <w:rsid w:val="00B21C8C"/>
    <w:rsid w:val="00B2240E"/>
    <w:rsid w:val="00B22665"/>
    <w:rsid w:val="00B26782"/>
    <w:rsid w:val="00B277FA"/>
    <w:rsid w:val="00B32D01"/>
    <w:rsid w:val="00B35DA0"/>
    <w:rsid w:val="00B36CA4"/>
    <w:rsid w:val="00B36E99"/>
    <w:rsid w:val="00B413DE"/>
    <w:rsid w:val="00B41446"/>
    <w:rsid w:val="00B4162C"/>
    <w:rsid w:val="00B42CF4"/>
    <w:rsid w:val="00B430B7"/>
    <w:rsid w:val="00B448B5"/>
    <w:rsid w:val="00B45449"/>
    <w:rsid w:val="00B457AA"/>
    <w:rsid w:val="00B45B80"/>
    <w:rsid w:val="00B50372"/>
    <w:rsid w:val="00B50696"/>
    <w:rsid w:val="00B50990"/>
    <w:rsid w:val="00B50A3D"/>
    <w:rsid w:val="00B50F42"/>
    <w:rsid w:val="00B51448"/>
    <w:rsid w:val="00B51799"/>
    <w:rsid w:val="00B53171"/>
    <w:rsid w:val="00B54180"/>
    <w:rsid w:val="00B54BC0"/>
    <w:rsid w:val="00B558E7"/>
    <w:rsid w:val="00B56A5E"/>
    <w:rsid w:val="00B576AE"/>
    <w:rsid w:val="00B61F12"/>
    <w:rsid w:val="00B62221"/>
    <w:rsid w:val="00B66627"/>
    <w:rsid w:val="00B73DF5"/>
    <w:rsid w:val="00B7673B"/>
    <w:rsid w:val="00B768F6"/>
    <w:rsid w:val="00B7795F"/>
    <w:rsid w:val="00B80336"/>
    <w:rsid w:val="00B804B0"/>
    <w:rsid w:val="00B8159B"/>
    <w:rsid w:val="00B821E2"/>
    <w:rsid w:val="00B82522"/>
    <w:rsid w:val="00B8344E"/>
    <w:rsid w:val="00B836B6"/>
    <w:rsid w:val="00B85337"/>
    <w:rsid w:val="00B85D2F"/>
    <w:rsid w:val="00B86DD9"/>
    <w:rsid w:val="00B86F7E"/>
    <w:rsid w:val="00B91A2E"/>
    <w:rsid w:val="00B91B53"/>
    <w:rsid w:val="00B920F0"/>
    <w:rsid w:val="00B926F5"/>
    <w:rsid w:val="00B940B2"/>
    <w:rsid w:val="00B954BF"/>
    <w:rsid w:val="00B95787"/>
    <w:rsid w:val="00B96E4D"/>
    <w:rsid w:val="00BA1EED"/>
    <w:rsid w:val="00BA3E66"/>
    <w:rsid w:val="00BA4424"/>
    <w:rsid w:val="00BA4F92"/>
    <w:rsid w:val="00BA7D89"/>
    <w:rsid w:val="00BA7F3F"/>
    <w:rsid w:val="00BB0BE5"/>
    <w:rsid w:val="00BB0ED1"/>
    <w:rsid w:val="00BB0F35"/>
    <w:rsid w:val="00BB17E7"/>
    <w:rsid w:val="00BB1DDD"/>
    <w:rsid w:val="00BB3F6A"/>
    <w:rsid w:val="00BB4E77"/>
    <w:rsid w:val="00BB5DED"/>
    <w:rsid w:val="00BB72B4"/>
    <w:rsid w:val="00BC0670"/>
    <w:rsid w:val="00BC0977"/>
    <w:rsid w:val="00BC0B4C"/>
    <w:rsid w:val="00BC1273"/>
    <w:rsid w:val="00BC26CA"/>
    <w:rsid w:val="00BC3196"/>
    <w:rsid w:val="00BC5E5B"/>
    <w:rsid w:val="00BC67F1"/>
    <w:rsid w:val="00BD0C8A"/>
    <w:rsid w:val="00BD123D"/>
    <w:rsid w:val="00BD3436"/>
    <w:rsid w:val="00BD3EF6"/>
    <w:rsid w:val="00BD4398"/>
    <w:rsid w:val="00BD4722"/>
    <w:rsid w:val="00BD497C"/>
    <w:rsid w:val="00BD5552"/>
    <w:rsid w:val="00BD5F12"/>
    <w:rsid w:val="00BD6399"/>
    <w:rsid w:val="00BD7D99"/>
    <w:rsid w:val="00BE0830"/>
    <w:rsid w:val="00BE2650"/>
    <w:rsid w:val="00BE4228"/>
    <w:rsid w:val="00BE426A"/>
    <w:rsid w:val="00BE5384"/>
    <w:rsid w:val="00BF2503"/>
    <w:rsid w:val="00BF3E00"/>
    <w:rsid w:val="00BF4417"/>
    <w:rsid w:val="00BF4692"/>
    <w:rsid w:val="00BF4AD7"/>
    <w:rsid w:val="00BF5188"/>
    <w:rsid w:val="00BF5462"/>
    <w:rsid w:val="00BF6BBA"/>
    <w:rsid w:val="00BF6BF5"/>
    <w:rsid w:val="00BF71DE"/>
    <w:rsid w:val="00C00A59"/>
    <w:rsid w:val="00C00B5F"/>
    <w:rsid w:val="00C01075"/>
    <w:rsid w:val="00C01206"/>
    <w:rsid w:val="00C01D90"/>
    <w:rsid w:val="00C02303"/>
    <w:rsid w:val="00C028DA"/>
    <w:rsid w:val="00C03E98"/>
    <w:rsid w:val="00C0406C"/>
    <w:rsid w:val="00C046D3"/>
    <w:rsid w:val="00C04B52"/>
    <w:rsid w:val="00C05D66"/>
    <w:rsid w:val="00C073D6"/>
    <w:rsid w:val="00C1020F"/>
    <w:rsid w:val="00C11788"/>
    <w:rsid w:val="00C13C72"/>
    <w:rsid w:val="00C14341"/>
    <w:rsid w:val="00C214EB"/>
    <w:rsid w:val="00C2234C"/>
    <w:rsid w:val="00C246B3"/>
    <w:rsid w:val="00C31525"/>
    <w:rsid w:val="00C322F0"/>
    <w:rsid w:val="00C3389C"/>
    <w:rsid w:val="00C368EB"/>
    <w:rsid w:val="00C37680"/>
    <w:rsid w:val="00C40CB6"/>
    <w:rsid w:val="00C40F8C"/>
    <w:rsid w:val="00C4440F"/>
    <w:rsid w:val="00C4521F"/>
    <w:rsid w:val="00C462C1"/>
    <w:rsid w:val="00C46852"/>
    <w:rsid w:val="00C476A0"/>
    <w:rsid w:val="00C50250"/>
    <w:rsid w:val="00C50854"/>
    <w:rsid w:val="00C51D15"/>
    <w:rsid w:val="00C51FE7"/>
    <w:rsid w:val="00C5251F"/>
    <w:rsid w:val="00C52758"/>
    <w:rsid w:val="00C53349"/>
    <w:rsid w:val="00C53A42"/>
    <w:rsid w:val="00C53D77"/>
    <w:rsid w:val="00C53EF8"/>
    <w:rsid w:val="00C550E7"/>
    <w:rsid w:val="00C5627F"/>
    <w:rsid w:val="00C604FD"/>
    <w:rsid w:val="00C60E5F"/>
    <w:rsid w:val="00C61D49"/>
    <w:rsid w:val="00C61F72"/>
    <w:rsid w:val="00C63A9E"/>
    <w:rsid w:val="00C644F6"/>
    <w:rsid w:val="00C64A5F"/>
    <w:rsid w:val="00C66680"/>
    <w:rsid w:val="00C70FE9"/>
    <w:rsid w:val="00C71CCA"/>
    <w:rsid w:val="00C72408"/>
    <w:rsid w:val="00C74394"/>
    <w:rsid w:val="00C748DF"/>
    <w:rsid w:val="00C749F5"/>
    <w:rsid w:val="00C75704"/>
    <w:rsid w:val="00C75B49"/>
    <w:rsid w:val="00C75C9B"/>
    <w:rsid w:val="00C7688A"/>
    <w:rsid w:val="00C76BA8"/>
    <w:rsid w:val="00C7738E"/>
    <w:rsid w:val="00C8111F"/>
    <w:rsid w:val="00C814E5"/>
    <w:rsid w:val="00C815C4"/>
    <w:rsid w:val="00C8243B"/>
    <w:rsid w:val="00C87DA0"/>
    <w:rsid w:val="00C91CFC"/>
    <w:rsid w:val="00C93A24"/>
    <w:rsid w:val="00C93AFA"/>
    <w:rsid w:val="00C94345"/>
    <w:rsid w:val="00C94457"/>
    <w:rsid w:val="00C957DF"/>
    <w:rsid w:val="00C97020"/>
    <w:rsid w:val="00C971E4"/>
    <w:rsid w:val="00CA1FFE"/>
    <w:rsid w:val="00CA3A7D"/>
    <w:rsid w:val="00CB028C"/>
    <w:rsid w:val="00CB07FB"/>
    <w:rsid w:val="00CB160F"/>
    <w:rsid w:val="00CB3ED0"/>
    <w:rsid w:val="00CB5ADB"/>
    <w:rsid w:val="00CB618C"/>
    <w:rsid w:val="00CB6CA8"/>
    <w:rsid w:val="00CB7614"/>
    <w:rsid w:val="00CB78FB"/>
    <w:rsid w:val="00CB7949"/>
    <w:rsid w:val="00CC0918"/>
    <w:rsid w:val="00CC0C6F"/>
    <w:rsid w:val="00CC1106"/>
    <w:rsid w:val="00CC410C"/>
    <w:rsid w:val="00CC4117"/>
    <w:rsid w:val="00CC441C"/>
    <w:rsid w:val="00CC65C6"/>
    <w:rsid w:val="00CC73DE"/>
    <w:rsid w:val="00CD082A"/>
    <w:rsid w:val="00CD15D9"/>
    <w:rsid w:val="00CD2AEE"/>
    <w:rsid w:val="00CD354E"/>
    <w:rsid w:val="00CD3AE3"/>
    <w:rsid w:val="00CD6D64"/>
    <w:rsid w:val="00CE23AE"/>
    <w:rsid w:val="00CE2ADE"/>
    <w:rsid w:val="00CE30F0"/>
    <w:rsid w:val="00CE4045"/>
    <w:rsid w:val="00CE405B"/>
    <w:rsid w:val="00CE5ACF"/>
    <w:rsid w:val="00CE5F24"/>
    <w:rsid w:val="00CE669F"/>
    <w:rsid w:val="00CE6C3C"/>
    <w:rsid w:val="00CE7748"/>
    <w:rsid w:val="00CF0CE3"/>
    <w:rsid w:val="00CF0E88"/>
    <w:rsid w:val="00CF1D0B"/>
    <w:rsid w:val="00CF2ABB"/>
    <w:rsid w:val="00CF3D5E"/>
    <w:rsid w:val="00CF47DE"/>
    <w:rsid w:val="00CF5137"/>
    <w:rsid w:val="00CF52FD"/>
    <w:rsid w:val="00CF74A1"/>
    <w:rsid w:val="00CF7A9B"/>
    <w:rsid w:val="00CF7D30"/>
    <w:rsid w:val="00D00721"/>
    <w:rsid w:val="00D00B5C"/>
    <w:rsid w:val="00D01A95"/>
    <w:rsid w:val="00D01B56"/>
    <w:rsid w:val="00D0214B"/>
    <w:rsid w:val="00D02195"/>
    <w:rsid w:val="00D03D5A"/>
    <w:rsid w:val="00D03FC0"/>
    <w:rsid w:val="00D04B02"/>
    <w:rsid w:val="00D0549A"/>
    <w:rsid w:val="00D10A29"/>
    <w:rsid w:val="00D15072"/>
    <w:rsid w:val="00D15966"/>
    <w:rsid w:val="00D16F65"/>
    <w:rsid w:val="00D17386"/>
    <w:rsid w:val="00D21DBF"/>
    <w:rsid w:val="00D222E9"/>
    <w:rsid w:val="00D23BFF"/>
    <w:rsid w:val="00D241CB"/>
    <w:rsid w:val="00D24F2C"/>
    <w:rsid w:val="00D253C4"/>
    <w:rsid w:val="00D2791D"/>
    <w:rsid w:val="00D30017"/>
    <w:rsid w:val="00D3329F"/>
    <w:rsid w:val="00D33578"/>
    <w:rsid w:val="00D3537E"/>
    <w:rsid w:val="00D353F9"/>
    <w:rsid w:val="00D363F6"/>
    <w:rsid w:val="00D37B6B"/>
    <w:rsid w:val="00D405CA"/>
    <w:rsid w:val="00D41FEF"/>
    <w:rsid w:val="00D4228B"/>
    <w:rsid w:val="00D432C5"/>
    <w:rsid w:val="00D432FE"/>
    <w:rsid w:val="00D43F6F"/>
    <w:rsid w:val="00D45AB1"/>
    <w:rsid w:val="00D50452"/>
    <w:rsid w:val="00D54AF3"/>
    <w:rsid w:val="00D55167"/>
    <w:rsid w:val="00D55254"/>
    <w:rsid w:val="00D55C58"/>
    <w:rsid w:val="00D573F5"/>
    <w:rsid w:val="00D578D8"/>
    <w:rsid w:val="00D60F56"/>
    <w:rsid w:val="00D60FDE"/>
    <w:rsid w:val="00D63319"/>
    <w:rsid w:val="00D6486A"/>
    <w:rsid w:val="00D70DE2"/>
    <w:rsid w:val="00D7413F"/>
    <w:rsid w:val="00D755D5"/>
    <w:rsid w:val="00D7654B"/>
    <w:rsid w:val="00D76C16"/>
    <w:rsid w:val="00D77702"/>
    <w:rsid w:val="00D7774C"/>
    <w:rsid w:val="00D8004A"/>
    <w:rsid w:val="00D82992"/>
    <w:rsid w:val="00D829CB"/>
    <w:rsid w:val="00D832A5"/>
    <w:rsid w:val="00D858ED"/>
    <w:rsid w:val="00D85EC4"/>
    <w:rsid w:val="00D87DE9"/>
    <w:rsid w:val="00D90F22"/>
    <w:rsid w:val="00D91AE2"/>
    <w:rsid w:val="00D92716"/>
    <w:rsid w:val="00D944A5"/>
    <w:rsid w:val="00D95C4D"/>
    <w:rsid w:val="00D96C0B"/>
    <w:rsid w:val="00D97C9A"/>
    <w:rsid w:val="00DA0AD9"/>
    <w:rsid w:val="00DA3B3F"/>
    <w:rsid w:val="00DA58E9"/>
    <w:rsid w:val="00DA6289"/>
    <w:rsid w:val="00DB0A42"/>
    <w:rsid w:val="00DB0D93"/>
    <w:rsid w:val="00DB2049"/>
    <w:rsid w:val="00DB2439"/>
    <w:rsid w:val="00DB2E4B"/>
    <w:rsid w:val="00DB6E6D"/>
    <w:rsid w:val="00DB77F4"/>
    <w:rsid w:val="00DC09F3"/>
    <w:rsid w:val="00DC1E27"/>
    <w:rsid w:val="00DC1E78"/>
    <w:rsid w:val="00DC20D2"/>
    <w:rsid w:val="00DC3638"/>
    <w:rsid w:val="00DC3CC9"/>
    <w:rsid w:val="00DC487D"/>
    <w:rsid w:val="00DC4E75"/>
    <w:rsid w:val="00DC5D78"/>
    <w:rsid w:val="00DC6680"/>
    <w:rsid w:val="00DC6D65"/>
    <w:rsid w:val="00DC7DEF"/>
    <w:rsid w:val="00DD070E"/>
    <w:rsid w:val="00DD16A8"/>
    <w:rsid w:val="00DD3215"/>
    <w:rsid w:val="00DD37D5"/>
    <w:rsid w:val="00DD68DC"/>
    <w:rsid w:val="00DE180B"/>
    <w:rsid w:val="00DE250E"/>
    <w:rsid w:val="00DE32B1"/>
    <w:rsid w:val="00DE37EC"/>
    <w:rsid w:val="00DE566C"/>
    <w:rsid w:val="00DE68E3"/>
    <w:rsid w:val="00DE6E01"/>
    <w:rsid w:val="00DF2BE7"/>
    <w:rsid w:val="00DF6D18"/>
    <w:rsid w:val="00E00516"/>
    <w:rsid w:val="00E00FCA"/>
    <w:rsid w:val="00E01E25"/>
    <w:rsid w:val="00E029A4"/>
    <w:rsid w:val="00E035A3"/>
    <w:rsid w:val="00E043FD"/>
    <w:rsid w:val="00E05EFF"/>
    <w:rsid w:val="00E106AA"/>
    <w:rsid w:val="00E107FC"/>
    <w:rsid w:val="00E10D78"/>
    <w:rsid w:val="00E115B5"/>
    <w:rsid w:val="00E1216F"/>
    <w:rsid w:val="00E13D59"/>
    <w:rsid w:val="00E20FA9"/>
    <w:rsid w:val="00E24B05"/>
    <w:rsid w:val="00E25BBA"/>
    <w:rsid w:val="00E25E5A"/>
    <w:rsid w:val="00E2667F"/>
    <w:rsid w:val="00E30A38"/>
    <w:rsid w:val="00E316DF"/>
    <w:rsid w:val="00E3192D"/>
    <w:rsid w:val="00E32B71"/>
    <w:rsid w:val="00E3405F"/>
    <w:rsid w:val="00E35255"/>
    <w:rsid w:val="00E358FB"/>
    <w:rsid w:val="00E361C1"/>
    <w:rsid w:val="00E365AE"/>
    <w:rsid w:val="00E36797"/>
    <w:rsid w:val="00E42FE7"/>
    <w:rsid w:val="00E4490E"/>
    <w:rsid w:val="00E4511F"/>
    <w:rsid w:val="00E45AB4"/>
    <w:rsid w:val="00E46905"/>
    <w:rsid w:val="00E50187"/>
    <w:rsid w:val="00E513E2"/>
    <w:rsid w:val="00E5159A"/>
    <w:rsid w:val="00E51A58"/>
    <w:rsid w:val="00E529A1"/>
    <w:rsid w:val="00E53579"/>
    <w:rsid w:val="00E535B0"/>
    <w:rsid w:val="00E53A81"/>
    <w:rsid w:val="00E55300"/>
    <w:rsid w:val="00E558AA"/>
    <w:rsid w:val="00E56059"/>
    <w:rsid w:val="00E560BF"/>
    <w:rsid w:val="00E57AE3"/>
    <w:rsid w:val="00E60124"/>
    <w:rsid w:val="00E63360"/>
    <w:rsid w:val="00E63761"/>
    <w:rsid w:val="00E63B58"/>
    <w:rsid w:val="00E63D6B"/>
    <w:rsid w:val="00E64A1D"/>
    <w:rsid w:val="00E64A8F"/>
    <w:rsid w:val="00E65C6B"/>
    <w:rsid w:val="00E66428"/>
    <w:rsid w:val="00E67413"/>
    <w:rsid w:val="00E67A4D"/>
    <w:rsid w:val="00E71741"/>
    <w:rsid w:val="00E7274E"/>
    <w:rsid w:val="00E7276F"/>
    <w:rsid w:val="00E73F04"/>
    <w:rsid w:val="00E75536"/>
    <w:rsid w:val="00E75915"/>
    <w:rsid w:val="00E77B5B"/>
    <w:rsid w:val="00E80F84"/>
    <w:rsid w:val="00E811EC"/>
    <w:rsid w:val="00E81B85"/>
    <w:rsid w:val="00E833F3"/>
    <w:rsid w:val="00E83593"/>
    <w:rsid w:val="00E83A50"/>
    <w:rsid w:val="00E845D4"/>
    <w:rsid w:val="00E84BBB"/>
    <w:rsid w:val="00E861F5"/>
    <w:rsid w:val="00E86347"/>
    <w:rsid w:val="00E86CFE"/>
    <w:rsid w:val="00E87A80"/>
    <w:rsid w:val="00E912C6"/>
    <w:rsid w:val="00E93AE2"/>
    <w:rsid w:val="00E93DD8"/>
    <w:rsid w:val="00E9489E"/>
    <w:rsid w:val="00E94A84"/>
    <w:rsid w:val="00E95996"/>
    <w:rsid w:val="00E95F3F"/>
    <w:rsid w:val="00E96613"/>
    <w:rsid w:val="00E976F7"/>
    <w:rsid w:val="00E97878"/>
    <w:rsid w:val="00EA06BF"/>
    <w:rsid w:val="00EA0936"/>
    <w:rsid w:val="00EA1E54"/>
    <w:rsid w:val="00EA3E7C"/>
    <w:rsid w:val="00EA76F1"/>
    <w:rsid w:val="00EA7CF5"/>
    <w:rsid w:val="00EB1C66"/>
    <w:rsid w:val="00EB22B2"/>
    <w:rsid w:val="00EB2856"/>
    <w:rsid w:val="00EB2C0E"/>
    <w:rsid w:val="00EB2DFA"/>
    <w:rsid w:val="00EB3A3E"/>
    <w:rsid w:val="00EB48A8"/>
    <w:rsid w:val="00EB4E5B"/>
    <w:rsid w:val="00EB629E"/>
    <w:rsid w:val="00EB6DAD"/>
    <w:rsid w:val="00EC3102"/>
    <w:rsid w:val="00EC41E7"/>
    <w:rsid w:val="00EC5A68"/>
    <w:rsid w:val="00EC5B1A"/>
    <w:rsid w:val="00EC5CC5"/>
    <w:rsid w:val="00EC66DC"/>
    <w:rsid w:val="00ED0ADC"/>
    <w:rsid w:val="00ED0FED"/>
    <w:rsid w:val="00ED12DA"/>
    <w:rsid w:val="00ED336B"/>
    <w:rsid w:val="00ED5415"/>
    <w:rsid w:val="00EE0A53"/>
    <w:rsid w:val="00EE42E0"/>
    <w:rsid w:val="00EE4F91"/>
    <w:rsid w:val="00EE5A0C"/>
    <w:rsid w:val="00EF025C"/>
    <w:rsid w:val="00EF1143"/>
    <w:rsid w:val="00EF1688"/>
    <w:rsid w:val="00EF16BC"/>
    <w:rsid w:val="00EF1BEE"/>
    <w:rsid w:val="00EF4590"/>
    <w:rsid w:val="00EF4811"/>
    <w:rsid w:val="00EF4857"/>
    <w:rsid w:val="00EF6451"/>
    <w:rsid w:val="00EF7922"/>
    <w:rsid w:val="00F02303"/>
    <w:rsid w:val="00F02629"/>
    <w:rsid w:val="00F02BB6"/>
    <w:rsid w:val="00F02F1D"/>
    <w:rsid w:val="00F06EC1"/>
    <w:rsid w:val="00F07412"/>
    <w:rsid w:val="00F07F32"/>
    <w:rsid w:val="00F10398"/>
    <w:rsid w:val="00F11252"/>
    <w:rsid w:val="00F1206A"/>
    <w:rsid w:val="00F135C9"/>
    <w:rsid w:val="00F13BDA"/>
    <w:rsid w:val="00F13E55"/>
    <w:rsid w:val="00F1442C"/>
    <w:rsid w:val="00F15104"/>
    <w:rsid w:val="00F16235"/>
    <w:rsid w:val="00F22DC2"/>
    <w:rsid w:val="00F25363"/>
    <w:rsid w:val="00F25415"/>
    <w:rsid w:val="00F25F2E"/>
    <w:rsid w:val="00F26C6A"/>
    <w:rsid w:val="00F27CBB"/>
    <w:rsid w:val="00F30FF7"/>
    <w:rsid w:val="00F31043"/>
    <w:rsid w:val="00F322B8"/>
    <w:rsid w:val="00F32486"/>
    <w:rsid w:val="00F34740"/>
    <w:rsid w:val="00F37A6B"/>
    <w:rsid w:val="00F413F5"/>
    <w:rsid w:val="00F417BC"/>
    <w:rsid w:val="00F42671"/>
    <w:rsid w:val="00F43DB6"/>
    <w:rsid w:val="00F442E0"/>
    <w:rsid w:val="00F4497A"/>
    <w:rsid w:val="00F47421"/>
    <w:rsid w:val="00F50902"/>
    <w:rsid w:val="00F529E7"/>
    <w:rsid w:val="00F5353E"/>
    <w:rsid w:val="00F5384A"/>
    <w:rsid w:val="00F546C7"/>
    <w:rsid w:val="00F54BBA"/>
    <w:rsid w:val="00F54F87"/>
    <w:rsid w:val="00F5594A"/>
    <w:rsid w:val="00F57D4C"/>
    <w:rsid w:val="00F6018E"/>
    <w:rsid w:val="00F614D5"/>
    <w:rsid w:val="00F63CAB"/>
    <w:rsid w:val="00F64B14"/>
    <w:rsid w:val="00F672F4"/>
    <w:rsid w:val="00F70B1C"/>
    <w:rsid w:val="00F71CF7"/>
    <w:rsid w:val="00F72C89"/>
    <w:rsid w:val="00F72ECB"/>
    <w:rsid w:val="00F733B7"/>
    <w:rsid w:val="00F737EA"/>
    <w:rsid w:val="00F73D45"/>
    <w:rsid w:val="00F73FD0"/>
    <w:rsid w:val="00F744CC"/>
    <w:rsid w:val="00F7453C"/>
    <w:rsid w:val="00F74D13"/>
    <w:rsid w:val="00F753E6"/>
    <w:rsid w:val="00F813A4"/>
    <w:rsid w:val="00F82D16"/>
    <w:rsid w:val="00F83178"/>
    <w:rsid w:val="00F84E52"/>
    <w:rsid w:val="00F8534C"/>
    <w:rsid w:val="00F87FAE"/>
    <w:rsid w:val="00F90911"/>
    <w:rsid w:val="00F937A4"/>
    <w:rsid w:val="00F9382C"/>
    <w:rsid w:val="00F93E6D"/>
    <w:rsid w:val="00F94937"/>
    <w:rsid w:val="00F94CE2"/>
    <w:rsid w:val="00F950D3"/>
    <w:rsid w:val="00F96609"/>
    <w:rsid w:val="00F96913"/>
    <w:rsid w:val="00F977E3"/>
    <w:rsid w:val="00F97D30"/>
    <w:rsid w:val="00FA218E"/>
    <w:rsid w:val="00FA257D"/>
    <w:rsid w:val="00FA2812"/>
    <w:rsid w:val="00FA39BB"/>
    <w:rsid w:val="00FA4B2F"/>
    <w:rsid w:val="00FA633B"/>
    <w:rsid w:val="00FB0F11"/>
    <w:rsid w:val="00FB29E5"/>
    <w:rsid w:val="00FB5C61"/>
    <w:rsid w:val="00FB7D17"/>
    <w:rsid w:val="00FC7588"/>
    <w:rsid w:val="00FC7C91"/>
    <w:rsid w:val="00FD0647"/>
    <w:rsid w:val="00FD109D"/>
    <w:rsid w:val="00FD3156"/>
    <w:rsid w:val="00FD3285"/>
    <w:rsid w:val="00FD3876"/>
    <w:rsid w:val="00FD59B1"/>
    <w:rsid w:val="00FD61B2"/>
    <w:rsid w:val="00FD6200"/>
    <w:rsid w:val="00FD6529"/>
    <w:rsid w:val="00FD7509"/>
    <w:rsid w:val="00FD7E6E"/>
    <w:rsid w:val="00FE176D"/>
    <w:rsid w:val="00FE4AEA"/>
    <w:rsid w:val="00FE5575"/>
    <w:rsid w:val="00FE6031"/>
    <w:rsid w:val="00FE60C0"/>
    <w:rsid w:val="00FE7564"/>
    <w:rsid w:val="00FE75D8"/>
    <w:rsid w:val="00FE79E7"/>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D4FE3"/>
  </w:style>
  <w:style w:type="paragraph" w:styleId="Heading1">
    <w:name w:val="heading 1"/>
    <w:basedOn w:val="Normal"/>
    <w:next w:val="Normal"/>
    <w:link w:val="Heading1Char"/>
    <w:autoRedefine/>
    <w:uiPriority w:val="9"/>
    <w:qFormat/>
    <w:rsid w:val="007138BF"/>
    <w:pPr>
      <w:keepNext/>
      <w:keepLines/>
      <w:numPr>
        <w:numId w:val="11"/>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A520F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D4F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FE3"/>
  </w:style>
  <w:style w:type="character" w:customStyle="1" w:styleId="Heading1Char">
    <w:name w:val="Heading 1 Char"/>
    <w:link w:val="Heading1"/>
    <w:uiPriority w:val="9"/>
    <w:rsid w:val="007138BF"/>
    <w:rPr>
      <w:rFonts w:eastAsia="Times New Roman"/>
      <w:b/>
      <w:bCs/>
      <w:color w:val="1F4E79" w:themeColor="accent1" w:themeShade="80"/>
      <w:sz w:val="28"/>
      <w:szCs w:val="28"/>
    </w:rPr>
  </w:style>
  <w:style w:type="character" w:customStyle="1" w:styleId="Heading2Char">
    <w:name w:val="Heading 2 Char"/>
    <w:link w:val="Heading2"/>
    <w:uiPriority w:val="9"/>
    <w:rsid w:val="00A520F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3"/>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3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7138BF"/>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customStyle="1" w:styleId="UnresolvedMention1">
    <w:name w:val="Unresolved Mention1"/>
    <w:basedOn w:val="DefaultParagraphFont"/>
    <w:uiPriority w:val="99"/>
    <w:rsid w:val="006E61F4"/>
    <w:rPr>
      <w:color w:val="808080"/>
      <w:shd w:val="clear" w:color="auto" w:fill="E6E6E6"/>
    </w:rPr>
  </w:style>
  <w:style w:type="character" w:styleId="Emphasis">
    <w:name w:val="Emphasis"/>
    <w:basedOn w:val="DefaultParagraphFont"/>
    <w:uiPriority w:val="20"/>
    <w:rsid w:val="00D432FE"/>
    <w:rPr>
      <w:i/>
      <w:iCs/>
    </w:rPr>
  </w:style>
  <w:style w:type="character" w:customStyle="1" w:styleId="s2">
    <w:name w:val="s2"/>
    <w:basedOn w:val="DefaultParagraphFont"/>
    <w:rsid w:val="00F4497A"/>
    <w:rPr>
      <w:color w:val="000000"/>
    </w:rPr>
  </w:style>
  <w:style w:type="paragraph" w:customStyle="1" w:styleId="p2">
    <w:name w:val="p2"/>
    <w:basedOn w:val="Normal"/>
    <w:rsid w:val="00A36633"/>
    <w:rPr>
      <w:rFonts w:ascii="Monaco" w:hAnsi="Monaco"/>
      <w:color w:val="0326CC"/>
      <w:sz w:val="17"/>
      <w:szCs w:val="17"/>
    </w:rPr>
  </w:style>
  <w:style w:type="paragraph" w:customStyle="1" w:styleId="p3">
    <w:name w:val="p3"/>
    <w:basedOn w:val="Normal"/>
    <w:rsid w:val="00A36633"/>
    <w:rPr>
      <w:rFonts w:ascii="Monaco" w:hAnsi="Monaco"/>
      <w:sz w:val="17"/>
      <w:szCs w:val="17"/>
    </w:rPr>
  </w:style>
  <w:style w:type="paragraph" w:customStyle="1" w:styleId="p4">
    <w:name w:val="p4"/>
    <w:basedOn w:val="Normal"/>
    <w:rsid w:val="00A36633"/>
    <w:rPr>
      <w:rFonts w:ascii="Monaco" w:hAnsi="Monaco"/>
      <w:color w:val="006141"/>
      <w:sz w:val="17"/>
      <w:szCs w:val="17"/>
    </w:rPr>
  </w:style>
  <w:style w:type="character" w:customStyle="1" w:styleId="s3">
    <w:name w:val="s3"/>
    <w:basedOn w:val="DefaultParagraphFont"/>
    <w:rsid w:val="00A36633"/>
    <w:rPr>
      <w:u w:val="single"/>
    </w:rPr>
  </w:style>
  <w:style w:type="paragraph" w:customStyle="1" w:styleId="p5">
    <w:name w:val="p5"/>
    <w:basedOn w:val="Normal"/>
    <w:rsid w:val="00D858ED"/>
    <w:rPr>
      <w:rFonts w:ascii="Monaco" w:hAnsi="Monaco"/>
      <w:sz w:val="17"/>
      <w:szCs w:val="17"/>
    </w:rPr>
  </w:style>
  <w:style w:type="character" w:customStyle="1" w:styleId="s4">
    <w:name w:val="s4"/>
    <w:basedOn w:val="DefaultParagraphFont"/>
    <w:rsid w:val="00D858ED"/>
    <w:rPr>
      <w:color w:val="0326CC"/>
    </w:rPr>
  </w:style>
  <w:style w:type="character" w:customStyle="1" w:styleId="s5">
    <w:name w:val="s5"/>
    <w:basedOn w:val="DefaultParagraphFont"/>
    <w:rsid w:val="00D858ED"/>
    <w:rPr>
      <w:color w:val="3933FF"/>
    </w:rPr>
  </w:style>
  <w:style w:type="paragraph" w:customStyle="1" w:styleId="p6">
    <w:name w:val="p6"/>
    <w:basedOn w:val="Normal"/>
    <w:rsid w:val="00BD497C"/>
    <w:rPr>
      <w:rFonts w:ascii="Monaco" w:hAnsi="Monaco"/>
      <w:color w:val="3933FF"/>
      <w:sz w:val="17"/>
      <w:szCs w:val="17"/>
    </w:rPr>
  </w:style>
  <w:style w:type="character" w:customStyle="1" w:styleId="s7">
    <w:name w:val="s7"/>
    <w:basedOn w:val="DefaultParagraphFont"/>
    <w:rsid w:val="005F2A2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0958">
      <w:bodyDiv w:val="1"/>
      <w:marLeft w:val="0"/>
      <w:marRight w:val="0"/>
      <w:marTop w:val="0"/>
      <w:marBottom w:val="0"/>
      <w:divBdr>
        <w:top w:val="none" w:sz="0" w:space="0" w:color="auto"/>
        <w:left w:val="none" w:sz="0" w:space="0" w:color="auto"/>
        <w:bottom w:val="none" w:sz="0" w:space="0" w:color="auto"/>
        <w:right w:val="none" w:sz="0" w:space="0" w:color="auto"/>
      </w:divBdr>
    </w:div>
    <w:div w:id="21131336">
      <w:bodyDiv w:val="1"/>
      <w:marLeft w:val="0"/>
      <w:marRight w:val="0"/>
      <w:marTop w:val="0"/>
      <w:marBottom w:val="0"/>
      <w:divBdr>
        <w:top w:val="none" w:sz="0" w:space="0" w:color="auto"/>
        <w:left w:val="none" w:sz="0" w:space="0" w:color="auto"/>
        <w:bottom w:val="none" w:sz="0" w:space="0" w:color="auto"/>
        <w:right w:val="none" w:sz="0" w:space="0" w:color="auto"/>
      </w:divBdr>
    </w:div>
    <w:div w:id="63378099">
      <w:bodyDiv w:val="1"/>
      <w:marLeft w:val="0"/>
      <w:marRight w:val="0"/>
      <w:marTop w:val="0"/>
      <w:marBottom w:val="0"/>
      <w:divBdr>
        <w:top w:val="none" w:sz="0" w:space="0" w:color="auto"/>
        <w:left w:val="none" w:sz="0" w:space="0" w:color="auto"/>
        <w:bottom w:val="none" w:sz="0" w:space="0" w:color="auto"/>
        <w:right w:val="none" w:sz="0" w:space="0" w:color="auto"/>
      </w:divBdr>
    </w:div>
    <w:div w:id="69819187">
      <w:bodyDiv w:val="1"/>
      <w:marLeft w:val="0"/>
      <w:marRight w:val="0"/>
      <w:marTop w:val="0"/>
      <w:marBottom w:val="0"/>
      <w:divBdr>
        <w:top w:val="none" w:sz="0" w:space="0" w:color="auto"/>
        <w:left w:val="none" w:sz="0" w:space="0" w:color="auto"/>
        <w:bottom w:val="none" w:sz="0" w:space="0" w:color="auto"/>
        <w:right w:val="none" w:sz="0" w:space="0" w:color="auto"/>
      </w:divBdr>
    </w:div>
    <w:div w:id="74669364">
      <w:bodyDiv w:val="1"/>
      <w:marLeft w:val="0"/>
      <w:marRight w:val="0"/>
      <w:marTop w:val="0"/>
      <w:marBottom w:val="0"/>
      <w:divBdr>
        <w:top w:val="none" w:sz="0" w:space="0" w:color="auto"/>
        <w:left w:val="none" w:sz="0" w:space="0" w:color="auto"/>
        <w:bottom w:val="none" w:sz="0" w:space="0" w:color="auto"/>
        <w:right w:val="none" w:sz="0" w:space="0" w:color="auto"/>
      </w:divBdr>
    </w:div>
    <w:div w:id="108281411">
      <w:bodyDiv w:val="1"/>
      <w:marLeft w:val="0"/>
      <w:marRight w:val="0"/>
      <w:marTop w:val="0"/>
      <w:marBottom w:val="0"/>
      <w:divBdr>
        <w:top w:val="none" w:sz="0" w:space="0" w:color="auto"/>
        <w:left w:val="none" w:sz="0" w:space="0" w:color="auto"/>
        <w:bottom w:val="none" w:sz="0" w:space="0" w:color="auto"/>
        <w:right w:val="none" w:sz="0" w:space="0" w:color="auto"/>
      </w:divBdr>
    </w:div>
    <w:div w:id="158038923">
      <w:bodyDiv w:val="1"/>
      <w:marLeft w:val="0"/>
      <w:marRight w:val="0"/>
      <w:marTop w:val="0"/>
      <w:marBottom w:val="0"/>
      <w:divBdr>
        <w:top w:val="none" w:sz="0" w:space="0" w:color="auto"/>
        <w:left w:val="none" w:sz="0" w:space="0" w:color="auto"/>
        <w:bottom w:val="none" w:sz="0" w:space="0" w:color="auto"/>
        <w:right w:val="none" w:sz="0" w:space="0" w:color="auto"/>
      </w:divBdr>
    </w:div>
    <w:div w:id="159471170">
      <w:bodyDiv w:val="1"/>
      <w:marLeft w:val="0"/>
      <w:marRight w:val="0"/>
      <w:marTop w:val="0"/>
      <w:marBottom w:val="0"/>
      <w:divBdr>
        <w:top w:val="none" w:sz="0" w:space="0" w:color="auto"/>
        <w:left w:val="none" w:sz="0" w:space="0" w:color="auto"/>
        <w:bottom w:val="none" w:sz="0" w:space="0" w:color="auto"/>
        <w:right w:val="none" w:sz="0" w:space="0" w:color="auto"/>
      </w:divBdr>
    </w:div>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180701328">
      <w:bodyDiv w:val="1"/>
      <w:marLeft w:val="0"/>
      <w:marRight w:val="0"/>
      <w:marTop w:val="0"/>
      <w:marBottom w:val="0"/>
      <w:divBdr>
        <w:top w:val="none" w:sz="0" w:space="0" w:color="auto"/>
        <w:left w:val="none" w:sz="0" w:space="0" w:color="auto"/>
        <w:bottom w:val="none" w:sz="0" w:space="0" w:color="auto"/>
        <w:right w:val="none" w:sz="0" w:space="0" w:color="auto"/>
      </w:divBdr>
    </w:div>
    <w:div w:id="207690126">
      <w:bodyDiv w:val="1"/>
      <w:marLeft w:val="0"/>
      <w:marRight w:val="0"/>
      <w:marTop w:val="0"/>
      <w:marBottom w:val="0"/>
      <w:divBdr>
        <w:top w:val="none" w:sz="0" w:space="0" w:color="auto"/>
        <w:left w:val="none" w:sz="0" w:space="0" w:color="auto"/>
        <w:bottom w:val="none" w:sz="0" w:space="0" w:color="auto"/>
        <w:right w:val="none" w:sz="0" w:space="0" w:color="auto"/>
      </w:divBdr>
    </w:div>
    <w:div w:id="245380483">
      <w:bodyDiv w:val="1"/>
      <w:marLeft w:val="0"/>
      <w:marRight w:val="0"/>
      <w:marTop w:val="0"/>
      <w:marBottom w:val="0"/>
      <w:divBdr>
        <w:top w:val="none" w:sz="0" w:space="0" w:color="auto"/>
        <w:left w:val="none" w:sz="0" w:space="0" w:color="auto"/>
        <w:bottom w:val="none" w:sz="0" w:space="0" w:color="auto"/>
        <w:right w:val="none" w:sz="0" w:space="0" w:color="auto"/>
      </w:divBdr>
    </w:div>
    <w:div w:id="291180778">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304049062">
      <w:bodyDiv w:val="1"/>
      <w:marLeft w:val="0"/>
      <w:marRight w:val="0"/>
      <w:marTop w:val="0"/>
      <w:marBottom w:val="0"/>
      <w:divBdr>
        <w:top w:val="none" w:sz="0" w:space="0" w:color="auto"/>
        <w:left w:val="none" w:sz="0" w:space="0" w:color="auto"/>
        <w:bottom w:val="none" w:sz="0" w:space="0" w:color="auto"/>
        <w:right w:val="none" w:sz="0" w:space="0" w:color="auto"/>
      </w:divBdr>
    </w:div>
    <w:div w:id="331228130">
      <w:bodyDiv w:val="1"/>
      <w:marLeft w:val="0"/>
      <w:marRight w:val="0"/>
      <w:marTop w:val="0"/>
      <w:marBottom w:val="0"/>
      <w:divBdr>
        <w:top w:val="none" w:sz="0" w:space="0" w:color="auto"/>
        <w:left w:val="none" w:sz="0" w:space="0" w:color="auto"/>
        <w:bottom w:val="none" w:sz="0" w:space="0" w:color="auto"/>
        <w:right w:val="none" w:sz="0" w:space="0" w:color="auto"/>
      </w:divBdr>
    </w:div>
    <w:div w:id="353575099">
      <w:bodyDiv w:val="1"/>
      <w:marLeft w:val="0"/>
      <w:marRight w:val="0"/>
      <w:marTop w:val="0"/>
      <w:marBottom w:val="0"/>
      <w:divBdr>
        <w:top w:val="none" w:sz="0" w:space="0" w:color="auto"/>
        <w:left w:val="none" w:sz="0" w:space="0" w:color="auto"/>
        <w:bottom w:val="none" w:sz="0" w:space="0" w:color="auto"/>
        <w:right w:val="none" w:sz="0" w:space="0" w:color="auto"/>
      </w:divBdr>
    </w:div>
    <w:div w:id="409086781">
      <w:bodyDiv w:val="1"/>
      <w:marLeft w:val="0"/>
      <w:marRight w:val="0"/>
      <w:marTop w:val="0"/>
      <w:marBottom w:val="0"/>
      <w:divBdr>
        <w:top w:val="none" w:sz="0" w:space="0" w:color="auto"/>
        <w:left w:val="none" w:sz="0" w:space="0" w:color="auto"/>
        <w:bottom w:val="none" w:sz="0" w:space="0" w:color="auto"/>
        <w:right w:val="none" w:sz="0" w:space="0" w:color="auto"/>
      </w:divBdr>
    </w:div>
    <w:div w:id="430660224">
      <w:bodyDiv w:val="1"/>
      <w:marLeft w:val="0"/>
      <w:marRight w:val="0"/>
      <w:marTop w:val="0"/>
      <w:marBottom w:val="0"/>
      <w:divBdr>
        <w:top w:val="none" w:sz="0" w:space="0" w:color="auto"/>
        <w:left w:val="none" w:sz="0" w:space="0" w:color="auto"/>
        <w:bottom w:val="none" w:sz="0" w:space="0" w:color="auto"/>
        <w:right w:val="none" w:sz="0" w:space="0" w:color="auto"/>
      </w:divBdr>
    </w:div>
    <w:div w:id="453791883">
      <w:bodyDiv w:val="1"/>
      <w:marLeft w:val="0"/>
      <w:marRight w:val="0"/>
      <w:marTop w:val="0"/>
      <w:marBottom w:val="0"/>
      <w:divBdr>
        <w:top w:val="none" w:sz="0" w:space="0" w:color="auto"/>
        <w:left w:val="none" w:sz="0" w:space="0" w:color="auto"/>
        <w:bottom w:val="none" w:sz="0" w:space="0" w:color="auto"/>
        <w:right w:val="none" w:sz="0" w:space="0" w:color="auto"/>
      </w:divBdr>
    </w:div>
    <w:div w:id="496384132">
      <w:bodyDiv w:val="1"/>
      <w:marLeft w:val="0"/>
      <w:marRight w:val="0"/>
      <w:marTop w:val="0"/>
      <w:marBottom w:val="0"/>
      <w:divBdr>
        <w:top w:val="none" w:sz="0" w:space="0" w:color="auto"/>
        <w:left w:val="none" w:sz="0" w:space="0" w:color="auto"/>
        <w:bottom w:val="none" w:sz="0" w:space="0" w:color="auto"/>
        <w:right w:val="none" w:sz="0" w:space="0" w:color="auto"/>
      </w:divBdr>
    </w:div>
    <w:div w:id="523980010">
      <w:bodyDiv w:val="1"/>
      <w:marLeft w:val="0"/>
      <w:marRight w:val="0"/>
      <w:marTop w:val="0"/>
      <w:marBottom w:val="0"/>
      <w:divBdr>
        <w:top w:val="none" w:sz="0" w:space="0" w:color="auto"/>
        <w:left w:val="none" w:sz="0" w:space="0" w:color="auto"/>
        <w:bottom w:val="none" w:sz="0" w:space="0" w:color="auto"/>
        <w:right w:val="none" w:sz="0" w:space="0" w:color="auto"/>
      </w:divBdr>
    </w:div>
    <w:div w:id="528832244">
      <w:bodyDiv w:val="1"/>
      <w:marLeft w:val="0"/>
      <w:marRight w:val="0"/>
      <w:marTop w:val="0"/>
      <w:marBottom w:val="0"/>
      <w:divBdr>
        <w:top w:val="none" w:sz="0" w:space="0" w:color="auto"/>
        <w:left w:val="none" w:sz="0" w:space="0" w:color="auto"/>
        <w:bottom w:val="none" w:sz="0" w:space="0" w:color="auto"/>
        <w:right w:val="none" w:sz="0" w:space="0" w:color="auto"/>
      </w:divBdr>
    </w:div>
    <w:div w:id="574820889">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00457821">
      <w:bodyDiv w:val="1"/>
      <w:marLeft w:val="0"/>
      <w:marRight w:val="0"/>
      <w:marTop w:val="0"/>
      <w:marBottom w:val="0"/>
      <w:divBdr>
        <w:top w:val="none" w:sz="0" w:space="0" w:color="auto"/>
        <w:left w:val="none" w:sz="0" w:space="0" w:color="auto"/>
        <w:bottom w:val="none" w:sz="0" w:space="0" w:color="auto"/>
        <w:right w:val="none" w:sz="0" w:space="0" w:color="auto"/>
      </w:divBdr>
    </w:div>
    <w:div w:id="602107886">
      <w:bodyDiv w:val="1"/>
      <w:marLeft w:val="0"/>
      <w:marRight w:val="0"/>
      <w:marTop w:val="0"/>
      <w:marBottom w:val="0"/>
      <w:divBdr>
        <w:top w:val="none" w:sz="0" w:space="0" w:color="auto"/>
        <w:left w:val="none" w:sz="0" w:space="0" w:color="auto"/>
        <w:bottom w:val="none" w:sz="0" w:space="0" w:color="auto"/>
        <w:right w:val="none" w:sz="0" w:space="0" w:color="auto"/>
      </w:divBdr>
    </w:div>
    <w:div w:id="610285098">
      <w:bodyDiv w:val="1"/>
      <w:marLeft w:val="0"/>
      <w:marRight w:val="0"/>
      <w:marTop w:val="0"/>
      <w:marBottom w:val="0"/>
      <w:divBdr>
        <w:top w:val="none" w:sz="0" w:space="0" w:color="auto"/>
        <w:left w:val="none" w:sz="0" w:space="0" w:color="auto"/>
        <w:bottom w:val="none" w:sz="0" w:space="0" w:color="auto"/>
        <w:right w:val="none" w:sz="0" w:space="0" w:color="auto"/>
      </w:divBdr>
    </w:div>
    <w:div w:id="61633051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660088814">
      <w:bodyDiv w:val="1"/>
      <w:marLeft w:val="0"/>
      <w:marRight w:val="0"/>
      <w:marTop w:val="0"/>
      <w:marBottom w:val="0"/>
      <w:divBdr>
        <w:top w:val="none" w:sz="0" w:space="0" w:color="auto"/>
        <w:left w:val="none" w:sz="0" w:space="0" w:color="auto"/>
        <w:bottom w:val="none" w:sz="0" w:space="0" w:color="auto"/>
        <w:right w:val="none" w:sz="0" w:space="0" w:color="auto"/>
      </w:divBdr>
    </w:div>
    <w:div w:id="682509650">
      <w:bodyDiv w:val="1"/>
      <w:marLeft w:val="0"/>
      <w:marRight w:val="0"/>
      <w:marTop w:val="0"/>
      <w:marBottom w:val="0"/>
      <w:divBdr>
        <w:top w:val="none" w:sz="0" w:space="0" w:color="auto"/>
        <w:left w:val="none" w:sz="0" w:space="0" w:color="auto"/>
        <w:bottom w:val="none" w:sz="0" w:space="0" w:color="auto"/>
        <w:right w:val="none" w:sz="0" w:space="0" w:color="auto"/>
      </w:divBdr>
    </w:div>
    <w:div w:id="727385538">
      <w:bodyDiv w:val="1"/>
      <w:marLeft w:val="0"/>
      <w:marRight w:val="0"/>
      <w:marTop w:val="0"/>
      <w:marBottom w:val="0"/>
      <w:divBdr>
        <w:top w:val="none" w:sz="0" w:space="0" w:color="auto"/>
        <w:left w:val="none" w:sz="0" w:space="0" w:color="auto"/>
        <w:bottom w:val="none" w:sz="0" w:space="0" w:color="auto"/>
        <w:right w:val="none" w:sz="0" w:space="0" w:color="auto"/>
      </w:divBdr>
    </w:div>
    <w:div w:id="732700665">
      <w:bodyDiv w:val="1"/>
      <w:marLeft w:val="0"/>
      <w:marRight w:val="0"/>
      <w:marTop w:val="0"/>
      <w:marBottom w:val="0"/>
      <w:divBdr>
        <w:top w:val="none" w:sz="0" w:space="0" w:color="auto"/>
        <w:left w:val="none" w:sz="0" w:space="0" w:color="auto"/>
        <w:bottom w:val="none" w:sz="0" w:space="0" w:color="auto"/>
        <w:right w:val="none" w:sz="0" w:space="0" w:color="auto"/>
      </w:divBdr>
    </w:div>
    <w:div w:id="737679274">
      <w:bodyDiv w:val="1"/>
      <w:marLeft w:val="0"/>
      <w:marRight w:val="0"/>
      <w:marTop w:val="0"/>
      <w:marBottom w:val="0"/>
      <w:divBdr>
        <w:top w:val="none" w:sz="0" w:space="0" w:color="auto"/>
        <w:left w:val="none" w:sz="0" w:space="0" w:color="auto"/>
        <w:bottom w:val="none" w:sz="0" w:space="0" w:color="auto"/>
        <w:right w:val="none" w:sz="0" w:space="0" w:color="auto"/>
      </w:divBdr>
    </w:div>
    <w:div w:id="748112955">
      <w:bodyDiv w:val="1"/>
      <w:marLeft w:val="0"/>
      <w:marRight w:val="0"/>
      <w:marTop w:val="0"/>
      <w:marBottom w:val="0"/>
      <w:divBdr>
        <w:top w:val="none" w:sz="0" w:space="0" w:color="auto"/>
        <w:left w:val="none" w:sz="0" w:space="0" w:color="auto"/>
        <w:bottom w:val="none" w:sz="0" w:space="0" w:color="auto"/>
        <w:right w:val="none" w:sz="0" w:space="0" w:color="auto"/>
      </w:divBdr>
    </w:div>
    <w:div w:id="784888134">
      <w:bodyDiv w:val="1"/>
      <w:marLeft w:val="0"/>
      <w:marRight w:val="0"/>
      <w:marTop w:val="0"/>
      <w:marBottom w:val="0"/>
      <w:divBdr>
        <w:top w:val="none" w:sz="0" w:space="0" w:color="auto"/>
        <w:left w:val="none" w:sz="0" w:space="0" w:color="auto"/>
        <w:bottom w:val="none" w:sz="0" w:space="0" w:color="auto"/>
        <w:right w:val="none" w:sz="0" w:space="0" w:color="auto"/>
      </w:divBdr>
    </w:div>
    <w:div w:id="898322498">
      <w:bodyDiv w:val="1"/>
      <w:marLeft w:val="0"/>
      <w:marRight w:val="0"/>
      <w:marTop w:val="0"/>
      <w:marBottom w:val="0"/>
      <w:divBdr>
        <w:top w:val="none" w:sz="0" w:space="0" w:color="auto"/>
        <w:left w:val="none" w:sz="0" w:space="0" w:color="auto"/>
        <w:bottom w:val="none" w:sz="0" w:space="0" w:color="auto"/>
        <w:right w:val="none" w:sz="0" w:space="0" w:color="auto"/>
      </w:divBdr>
    </w:div>
    <w:div w:id="912812854">
      <w:bodyDiv w:val="1"/>
      <w:marLeft w:val="0"/>
      <w:marRight w:val="0"/>
      <w:marTop w:val="0"/>
      <w:marBottom w:val="0"/>
      <w:divBdr>
        <w:top w:val="none" w:sz="0" w:space="0" w:color="auto"/>
        <w:left w:val="none" w:sz="0" w:space="0" w:color="auto"/>
        <w:bottom w:val="none" w:sz="0" w:space="0" w:color="auto"/>
        <w:right w:val="none" w:sz="0" w:space="0" w:color="auto"/>
      </w:divBdr>
    </w:div>
    <w:div w:id="958416926">
      <w:bodyDiv w:val="1"/>
      <w:marLeft w:val="0"/>
      <w:marRight w:val="0"/>
      <w:marTop w:val="0"/>
      <w:marBottom w:val="0"/>
      <w:divBdr>
        <w:top w:val="none" w:sz="0" w:space="0" w:color="auto"/>
        <w:left w:val="none" w:sz="0" w:space="0" w:color="auto"/>
        <w:bottom w:val="none" w:sz="0" w:space="0" w:color="auto"/>
        <w:right w:val="none" w:sz="0" w:space="0" w:color="auto"/>
      </w:divBdr>
    </w:div>
    <w:div w:id="1010645485">
      <w:bodyDiv w:val="1"/>
      <w:marLeft w:val="0"/>
      <w:marRight w:val="0"/>
      <w:marTop w:val="0"/>
      <w:marBottom w:val="0"/>
      <w:divBdr>
        <w:top w:val="none" w:sz="0" w:space="0" w:color="auto"/>
        <w:left w:val="none" w:sz="0" w:space="0" w:color="auto"/>
        <w:bottom w:val="none" w:sz="0" w:space="0" w:color="auto"/>
        <w:right w:val="none" w:sz="0" w:space="0" w:color="auto"/>
      </w:divBdr>
    </w:div>
    <w:div w:id="1022047358">
      <w:bodyDiv w:val="1"/>
      <w:marLeft w:val="0"/>
      <w:marRight w:val="0"/>
      <w:marTop w:val="0"/>
      <w:marBottom w:val="0"/>
      <w:divBdr>
        <w:top w:val="none" w:sz="0" w:space="0" w:color="auto"/>
        <w:left w:val="none" w:sz="0" w:space="0" w:color="auto"/>
        <w:bottom w:val="none" w:sz="0" w:space="0" w:color="auto"/>
        <w:right w:val="none" w:sz="0" w:space="0" w:color="auto"/>
      </w:divBdr>
    </w:div>
    <w:div w:id="1026248574">
      <w:bodyDiv w:val="1"/>
      <w:marLeft w:val="0"/>
      <w:marRight w:val="0"/>
      <w:marTop w:val="0"/>
      <w:marBottom w:val="0"/>
      <w:divBdr>
        <w:top w:val="none" w:sz="0" w:space="0" w:color="auto"/>
        <w:left w:val="none" w:sz="0" w:space="0" w:color="auto"/>
        <w:bottom w:val="none" w:sz="0" w:space="0" w:color="auto"/>
        <w:right w:val="none" w:sz="0" w:space="0" w:color="auto"/>
      </w:divBdr>
    </w:div>
    <w:div w:id="1036271169">
      <w:bodyDiv w:val="1"/>
      <w:marLeft w:val="0"/>
      <w:marRight w:val="0"/>
      <w:marTop w:val="0"/>
      <w:marBottom w:val="0"/>
      <w:divBdr>
        <w:top w:val="none" w:sz="0" w:space="0" w:color="auto"/>
        <w:left w:val="none" w:sz="0" w:space="0" w:color="auto"/>
        <w:bottom w:val="none" w:sz="0" w:space="0" w:color="auto"/>
        <w:right w:val="none" w:sz="0" w:space="0" w:color="auto"/>
      </w:divBdr>
    </w:div>
    <w:div w:id="1184397910">
      <w:bodyDiv w:val="1"/>
      <w:marLeft w:val="0"/>
      <w:marRight w:val="0"/>
      <w:marTop w:val="0"/>
      <w:marBottom w:val="0"/>
      <w:divBdr>
        <w:top w:val="none" w:sz="0" w:space="0" w:color="auto"/>
        <w:left w:val="none" w:sz="0" w:space="0" w:color="auto"/>
        <w:bottom w:val="none" w:sz="0" w:space="0" w:color="auto"/>
        <w:right w:val="none" w:sz="0" w:space="0" w:color="auto"/>
      </w:divBdr>
    </w:div>
    <w:div w:id="1225069491">
      <w:bodyDiv w:val="1"/>
      <w:marLeft w:val="0"/>
      <w:marRight w:val="0"/>
      <w:marTop w:val="0"/>
      <w:marBottom w:val="0"/>
      <w:divBdr>
        <w:top w:val="none" w:sz="0" w:space="0" w:color="auto"/>
        <w:left w:val="none" w:sz="0" w:space="0" w:color="auto"/>
        <w:bottom w:val="none" w:sz="0" w:space="0" w:color="auto"/>
        <w:right w:val="none" w:sz="0" w:space="0" w:color="auto"/>
      </w:divBdr>
    </w:div>
    <w:div w:id="1267687270">
      <w:bodyDiv w:val="1"/>
      <w:marLeft w:val="0"/>
      <w:marRight w:val="0"/>
      <w:marTop w:val="0"/>
      <w:marBottom w:val="0"/>
      <w:divBdr>
        <w:top w:val="none" w:sz="0" w:space="0" w:color="auto"/>
        <w:left w:val="none" w:sz="0" w:space="0" w:color="auto"/>
        <w:bottom w:val="none" w:sz="0" w:space="0" w:color="auto"/>
        <w:right w:val="none" w:sz="0" w:space="0" w:color="auto"/>
      </w:divBdr>
    </w:div>
    <w:div w:id="1281372857">
      <w:bodyDiv w:val="1"/>
      <w:marLeft w:val="0"/>
      <w:marRight w:val="0"/>
      <w:marTop w:val="0"/>
      <w:marBottom w:val="0"/>
      <w:divBdr>
        <w:top w:val="none" w:sz="0" w:space="0" w:color="auto"/>
        <w:left w:val="none" w:sz="0" w:space="0" w:color="auto"/>
        <w:bottom w:val="none" w:sz="0" w:space="0" w:color="auto"/>
        <w:right w:val="none" w:sz="0" w:space="0" w:color="auto"/>
      </w:divBdr>
    </w:div>
    <w:div w:id="1352293499">
      <w:bodyDiv w:val="1"/>
      <w:marLeft w:val="0"/>
      <w:marRight w:val="0"/>
      <w:marTop w:val="0"/>
      <w:marBottom w:val="0"/>
      <w:divBdr>
        <w:top w:val="none" w:sz="0" w:space="0" w:color="auto"/>
        <w:left w:val="none" w:sz="0" w:space="0" w:color="auto"/>
        <w:bottom w:val="none" w:sz="0" w:space="0" w:color="auto"/>
        <w:right w:val="none" w:sz="0" w:space="0" w:color="auto"/>
      </w:divBdr>
    </w:div>
    <w:div w:id="1374842356">
      <w:bodyDiv w:val="1"/>
      <w:marLeft w:val="0"/>
      <w:marRight w:val="0"/>
      <w:marTop w:val="0"/>
      <w:marBottom w:val="0"/>
      <w:divBdr>
        <w:top w:val="none" w:sz="0" w:space="0" w:color="auto"/>
        <w:left w:val="none" w:sz="0" w:space="0" w:color="auto"/>
        <w:bottom w:val="none" w:sz="0" w:space="0" w:color="auto"/>
        <w:right w:val="none" w:sz="0" w:space="0" w:color="auto"/>
      </w:divBdr>
    </w:div>
    <w:div w:id="1392385840">
      <w:bodyDiv w:val="1"/>
      <w:marLeft w:val="0"/>
      <w:marRight w:val="0"/>
      <w:marTop w:val="0"/>
      <w:marBottom w:val="0"/>
      <w:divBdr>
        <w:top w:val="none" w:sz="0" w:space="0" w:color="auto"/>
        <w:left w:val="none" w:sz="0" w:space="0" w:color="auto"/>
        <w:bottom w:val="none" w:sz="0" w:space="0" w:color="auto"/>
        <w:right w:val="none" w:sz="0" w:space="0" w:color="auto"/>
      </w:divBdr>
    </w:div>
    <w:div w:id="1486045981">
      <w:bodyDiv w:val="1"/>
      <w:marLeft w:val="0"/>
      <w:marRight w:val="0"/>
      <w:marTop w:val="0"/>
      <w:marBottom w:val="0"/>
      <w:divBdr>
        <w:top w:val="none" w:sz="0" w:space="0" w:color="auto"/>
        <w:left w:val="none" w:sz="0" w:space="0" w:color="auto"/>
        <w:bottom w:val="none" w:sz="0" w:space="0" w:color="auto"/>
        <w:right w:val="none" w:sz="0" w:space="0" w:color="auto"/>
      </w:divBdr>
    </w:div>
    <w:div w:id="1491947431">
      <w:bodyDiv w:val="1"/>
      <w:marLeft w:val="0"/>
      <w:marRight w:val="0"/>
      <w:marTop w:val="0"/>
      <w:marBottom w:val="0"/>
      <w:divBdr>
        <w:top w:val="none" w:sz="0" w:space="0" w:color="auto"/>
        <w:left w:val="none" w:sz="0" w:space="0" w:color="auto"/>
        <w:bottom w:val="none" w:sz="0" w:space="0" w:color="auto"/>
        <w:right w:val="none" w:sz="0" w:space="0" w:color="auto"/>
      </w:divBdr>
    </w:div>
    <w:div w:id="1504054527">
      <w:bodyDiv w:val="1"/>
      <w:marLeft w:val="0"/>
      <w:marRight w:val="0"/>
      <w:marTop w:val="0"/>
      <w:marBottom w:val="0"/>
      <w:divBdr>
        <w:top w:val="none" w:sz="0" w:space="0" w:color="auto"/>
        <w:left w:val="none" w:sz="0" w:space="0" w:color="auto"/>
        <w:bottom w:val="none" w:sz="0" w:space="0" w:color="auto"/>
        <w:right w:val="none" w:sz="0" w:space="0" w:color="auto"/>
      </w:divBdr>
    </w:div>
    <w:div w:id="1513950396">
      <w:bodyDiv w:val="1"/>
      <w:marLeft w:val="0"/>
      <w:marRight w:val="0"/>
      <w:marTop w:val="0"/>
      <w:marBottom w:val="0"/>
      <w:divBdr>
        <w:top w:val="none" w:sz="0" w:space="0" w:color="auto"/>
        <w:left w:val="none" w:sz="0" w:space="0" w:color="auto"/>
        <w:bottom w:val="none" w:sz="0" w:space="0" w:color="auto"/>
        <w:right w:val="none" w:sz="0" w:space="0" w:color="auto"/>
      </w:divBdr>
    </w:div>
    <w:div w:id="1526021119">
      <w:bodyDiv w:val="1"/>
      <w:marLeft w:val="0"/>
      <w:marRight w:val="0"/>
      <w:marTop w:val="0"/>
      <w:marBottom w:val="0"/>
      <w:divBdr>
        <w:top w:val="none" w:sz="0" w:space="0" w:color="auto"/>
        <w:left w:val="none" w:sz="0" w:space="0" w:color="auto"/>
        <w:bottom w:val="none" w:sz="0" w:space="0" w:color="auto"/>
        <w:right w:val="none" w:sz="0" w:space="0" w:color="auto"/>
      </w:divBdr>
    </w:div>
    <w:div w:id="1551041661">
      <w:bodyDiv w:val="1"/>
      <w:marLeft w:val="0"/>
      <w:marRight w:val="0"/>
      <w:marTop w:val="0"/>
      <w:marBottom w:val="0"/>
      <w:divBdr>
        <w:top w:val="none" w:sz="0" w:space="0" w:color="auto"/>
        <w:left w:val="none" w:sz="0" w:space="0" w:color="auto"/>
        <w:bottom w:val="none" w:sz="0" w:space="0" w:color="auto"/>
        <w:right w:val="none" w:sz="0" w:space="0" w:color="auto"/>
      </w:divBdr>
    </w:div>
    <w:div w:id="1569269314">
      <w:bodyDiv w:val="1"/>
      <w:marLeft w:val="0"/>
      <w:marRight w:val="0"/>
      <w:marTop w:val="0"/>
      <w:marBottom w:val="0"/>
      <w:divBdr>
        <w:top w:val="none" w:sz="0" w:space="0" w:color="auto"/>
        <w:left w:val="none" w:sz="0" w:space="0" w:color="auto"/>
        <w:bottom w:val="none" w:sz="0" w:space="0" w:color="auto"/>
        <w:right w:val="none" w:sz="0" w:space="0" w:color="auto"/>
      </w:divBdr>
    </w:div>
    <w:div w:id="1613516217">
      <w:bodyDiv w:val="1"/>
      <w:marLeft w:val="0"/>
      <w:marRight w:val="0"/>
      <w:marTop w:val="0"/>
      <w:marBottom w:val="0"/>
      <w:divBdr>
        <w:top w:val="none" w:sz="0" w:space="0" w:color="auto"/>
        <w:left w:val="none" w:sz="0" w:space="0" w:color="auto"/>
        <w:bottom w:val="none" w:sz="0" w:space="0" w:color="auto"/>
        <w:right w:val="none" w:sz="0" w:space="0" w:color="auto"/>
      </w:divBdr>
    </w:div>
    <w:div w:id="1614361339">
      <w:bodyDiv w:val="1"/>
      <w:marLeft w:val="0"/>
      <w:marRight w:val="0"/>
      <w:marTop w:val="0"/>
      <w:marBottom w:val="0"/>
      <w:divBdr>
        <w:top w:val="none" w:sz="0" w:space="0" w:color="auto"/>
        <w:left w:val="none" w:sz="0" w:space="0" w:color="auto"/>
        <w:bottom w:val="none" w:sz="0" w:space="0" w:color="auto"/>
        <w:right w:val="none" w:sz="0" w:space="0" w:color="auto"/>
      </w:divBdr>
    </w:div>
    <w:div w:id="1621572642">
      <w:bodyDiv w:val="1"/>
      <w:marLeft w:val="0"/>
      <w:marRight w:val="0"/>
      <w:marTop w:val="0"/>
      <w:marBottom w:val="0"/>
      <w:divBdr>
        <w:top w:val="none" w:sz="0" w:space="0" w:color="auto"/>
        <w:left w:val="none" w:sz="0" w:space="0" w:color="auto"/>
        <w:bottom w:val="none" w:sz="0" w:space="0" w:color="auto"/>
        <w:right w:val="none" w:sz="0" w:space="0" w:color="auto"/>
      </w:divBdr>
    </w:div>
    <w:div w:id="1652369824">
      <w:bodyDiv w:val="1"/>
      <w:marLeft w:val="0"/>
      <w:marRight w:val="0"/>
      <w:marTop w:val="0"/>
      <w:marBottom w:val="0"/>
      <w:divBdr>
        <w:top w:val="none" w:sz="0" w:space="0" w:color="auto"/>
        <w:left w:val="none" w:sz="0" w:space="0" w:color="auto"/>
        <w:bottom w:val="none" w:sz="0" w:space="0" w:color="auto"/>
        <w:right w:val="none" w:sz="0" w:space="0" w:color="auto"/>
      </w:divBdr>
    </w:div>
    <w:div w:id="1662850350">
      <w:bodyDiv w:val="1"/>
      <w:marLeft w:val="0"/>
      <w:marRight w:val="0"/>
      <w:marTop w:val="0"/>
      <w:marBottom w:val="0"/>
      <w:divBdr>
        <w:top w:val="none" w:sz="0" w:space="0" w:color="auto"/>
        <w:left w:val="none" w:sz="0" w:space="0" w:color="auto"/>
        <w:bottom w:val="none" w:sz="0" w:space="0" w:color="auto"/>
        <w:right w:val="none" w:sz="0" w:space="0" w:color="auto"/>
      </w:divBdr>
    </w:div>
    <w:div w:id="1668096561">
      <w:bodyDiv w:val="1"/>
      <w:marLeft w:val="0"/>
      <w:marRight w:val="0"/>
      <w:marTop w:val="0"/>
      <w:marBottom w:val="0"/>
      <w:divBdr>
        <w:top w:val="none" w:sz="0" w:space="0" w:color="auto"/>
        <w:left w:val="none" w:sz="0" w:space="0" w:color="auto"/>
        <w:bottom w:val="none" w:sz="0" w:space="0" w:color="auto"/>
        <w:right w:val="none" w:sz="0" w:space="0" w:color="auto"/>
      </w:divBdr>
    </w:div>
    <w:div w:id="1710035081">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00802307">
      <w:bodyDiv w:val="1"/>
      <w:marLeft w:val="0"/>
      <w:marRight w:val="0"/>
      <w:marTop w:val="0"/>
      <w:marBottom w:val="0"/>
      <w:divBdr>
        <w:top w:val="none" w:sz="0" w:space="0" w:color="auto"/>
        <w:left w:val="none" w:sz="0" w:space="0" w:color="auto"/>
        <w:bottom w:val="none" w:sz="0" w:space="0" w:color="auto"/>
        <w:right w:val="none" w:sz="0" w:space="0" w:color="auto"/>
      </w:divBdr>
    </w:div>
    <w:div w:id="1812942987">
      <w:bodyDiv w:val="1"/>
      <w:marLeft w:val="0"/>
      <w:marRight w:val="0"/>
      <w:marTop w:val="0"/>
      <w:marBottom w:val="0"/>
      <w:divBdr>
        <w:top w:val="none" w:sz="0" w:space="0" w:color="auto"/>
        <w:left w:val="none" w:sz="0" w:space="0" w:color="auto"/>
        <w:bottom w:val="none" w:sz="0" w:space="0" w:color="auto"/>
        <w:right w:val="none" w:sz="0" w:space="0" w:color="auto"/>
      </w:divBdr>
    </w:div>
    <w:div w:id="1828739473">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2980750">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1940530083">
      <w:bodyDiv w:val="1"/>
      <w:marLeft w:val="0"/>
      <w:marRight w:val="0"/>
      <w:marTop w:val="0"/>
      <w:marBottom w:val="0"/>
      <w:divBdr>
        <w:top w:val="none" w:sz="0" w:space="0" w:color="auto"/>
        <w:left w:val="none" w:sz="0" w:space="0" w:color="auto"/>
        <w:bottom w:val="none" w:sz="0" w:space="0" w:color="auto"/>
        <w:right w:val="none" w:sz="0" w:space="0" w:color="auto"/>
      </w:divBdr>
    </w:div>
    <w:div w:id="1997414004">
      <w:bodyDiv w:val="1"/>
      <w:marLeft w:val="0"/>
      <w:marRight w:val="0"/>
      <w:marTop w:val="0"/>
      <w:marBottom w:val="0"/>
      <w:divBdr>
        <w:top w:val="none" w:sz="0" w:space="0" w:color="auto"/>
        <w:left w:val="none" w:sz="0" w:space="0" w:color="auto"/>
        <w:bottom w:val="none" w:sz="0" w:space="0" w:color="auto"/>
        <w:right w:val="none" w:sz="0" w:space="0" w:color="auto"/>
      </w:divBdr>
    </w:div>
    <w:div w:id="2010710543">
      <w:bodyDiv w:val="1"/>
      <w:marLeft w:val="0"/>
      <w:marRight w:val="0"/>
      <w:marTop w:val="0"/>
      <w:marBottom w:val="0"/>
      <w:divBdr>
        <w:top w:val="none" w:sz="0" w:space="0" w:color="auto"/>
        <w:left w:val="none" w:sz="0" w:space="0" w:color="auto"/>
        <w:bottom w:val="none" w:sz="0" w:space="0" w:color="auto"/>
        <w:right w:val="none" w:sz="0" w:space="0" w:color="auto"/>
      </w:divBdr>
    </w:div>
    <w:div w:id="2018578974">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 w:id="210359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F316-6BA4-4B81-AF08-F42C482F5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2688</TotalTime>
  <Pages>26</Pages>
  <Words>8755</Words>
  <Characters>49906</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Richa Dham</cp:lastModifiedBy>
  <cp:revision>322</cp:revision>
  <cp:lastPrinted>2018-12-20T11:02:00Z</cp:lastPrinted>
  <dcterms:created xsi:type="dcterms:W3CDTF">2018-09-29T16:15:00Z</dcterms:created>
  <dcterms:modified xsi:type="dcterms:W3CDTF">2018-12-20T11:03:00Z</dcterms:modified>
</cp:coreProperties>
</file>